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29"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5671"/>
      </w:tblGrid>
      <w:tr w:rsidR="00E5785C" w:rsidRPr="00A1094A" w14:paraId="5AA0D807" w14:textId="77777777" w:rsidTr="00231DDA">
        <w:tc>
          <w:tcPr>
            <w:tcW w:w="4258" w:type="dxa"/>
          </w:tcPr>
          <w:p w14:paraId="76E8FC74" w14:textId="77777777" w:rsidR="00E5785C" w:rsidRPr="00A1094A" w:rsidRDefault="00E5785C" w:rsidP="00E5785C">
            <w:pPr>
              <w:jc w:val="center"/>
              <w:rPr>
                <w:rFonts w:ascii="Times New Roman" w:hAnsi="Times New Roman"/>
                <w:color w:val="00B050"/>
                <w:sz w:val="26"/>
                <w:szCs w:val="26"/>
              </w:rPr>
            </w:pPr>
            <w:r w:rsidRPr="00A1094A">
              <w:rPr>
                <w:rFonts w:ascii="Times New Roman" w:hAnsi="Times New Roman"/>
                <w:color w:val="00B050"/>
                <w:sz w:val="26"/>
                <w:szCs w:val="26"/>
              </w:rPr>
              <w:t>TỔNG CÔNG TY KHÍ VIỆT NAM</w:t>
            </w:r>
          </w:p>
        </w:tc>
        <w:tc>
          <w:tcPr>
            <w:tcW w:w="5671" w:type="dxa"/>
          </w:tcPr>
          <w:p w14:paraId="6329EE1E" w14:textId="77777777" w:rsidR="00E5785C" w:rsidRPr="00A1094A" w:rsidRDefault="00E5785C" w:rsidP="00E5785C">
            <w:pPr>
              <w:jc w:val="center"/>
              <w:rPr>
                <w:rFonts w:ascii="Times New Roman" w:hAnsi="Times New Roman"/>
                <w:b/>
                <w:color w:val="00B050"/>
                <w:sz w:val="26"/>
                <w:szCs w:val="26"/>
              </w:rPr>
            </w:pPr>
            <w:r w:rsidRPr="00A1094A">
              <w:rPr>
                <w:rFonts w:ascii="Times New Roman" w:hAnsi="Times New Roman"/>
                <w:b/>
                <w:color w:val="00B050"/>
                <w:sz w:val="26"/>
                <w:szCs w:val="26"/>
              </w:rPr>
              <w:t>CỘNG HÒA XÃ HỘI CHỦ NGHĨA VIỆT NAM</w:t>
            </w:r>
          </w:p>
        </w:tc>
      </w:tr>
      <w:tr w:rsidR="00E5785C" w:rsidRPr="00A1094A" w14:paraId="1792C670" w14:textId="77777777" w:rsidTr="00231DDA">
        <w:tc>
          <w:tcPr>
            <w:tcW w:w="4258" w:type="dxa"/>
          </w:tcPr>
          <w:p w14:paraId="678C6A4B" w14:textId="2214FE9B" w:rsidR="00E5785C" w:rsidRPr="00A1094A" w:rsidRDefault="0078347A" w:rsidP="00E5785C">
            <w:pPr>
              <w:jc w:val="center"/>
              <w:rPr>
                <w:rFonts w:ascii="Times New Roman" w:hAnsi="Times New Roman"/>
                <w:b/>
                <w:color w:val="00B050"/>
                <w:sz w:val="26"/>
                <w:szCs w:val="26"/>
              </w:rPr>
            </w:pPr>
            <w:r>
              <w:rPr>
                <w:rFonts w:ascii="Times New Roman" w:hAnsi="Times New Roman"/>
                <w:b/>
                <w:color w:val="00B050"/>
                <w:sz w:val="26"/>
                <w:szCs w:val="26"/>
              </w:rPr>
              <w:t>CHI NHÁNH KINH DOANH LNG</w:t>
            </w:r>
          </w:p>
        </w:tc>
        <w:tc>
          <w:tcPr>
            <w:tcW w:w="5671" w:type="dxa"/>
          </w:tcPr>
          <w:p w14:paraId="10D6B2B7" w14:textId="77777777" w:rsidR="00E5785C" w:rsidRPr="00A1094A" w:rsidRDefault="00E5785C" w:rsidP="00E5785C">
            <w:pPr>
              <w:jc w:val="center"/>
              <w:rPr>
                <w:rFonts w:ascii="Times New Roman" w:hAnsi="Times New Roman"/>
                <w:b/>
                <w:color w:val="00B050"/>
                <w:sz w:val="26"/>
                <w:szCs w:val="26"/>
              </w:rPr>
            </w:pPr>
            <w:r w:rsidRPr="00A1094A">
              <w:rPr>
                <w:rFonts w:ascii="Times New Roman" w:hAnsi="Times New Roman"/>
                <w:b/>
                <w:color w:val="00B050"/>
                <w:sz w:val="26"/>
                <w:szCs w:val="26"/>
              </w:rPr>
              <w:t>Độc lập - Tự do - Hạnh phúc</w:t>
            </w:r>
          </w:p>
        </w:tc>
      </w:tr>
      <w:tr w:rsidR="00E5785C" w:rsidRPr="00A1094A" w14:paraId="4FBEDC01" w14:textId="77777777" w:rsidTr="00231DDA">
        <w:tc>
          <w:tcPr>
            <w:tcW w:w="4258" w:type="dxa"/>
          </w:tcPr>
          <w:p w14:paraId="74D373C0" w14:textId="77777777" w:rsidR="00E5785C" w:rsidRPr="00A1094A" w:rsidRDefault="00E5785C" w:rsidP="00E5785C">
            <w:pPr>
              <w:jc w:val="center"/>
              <w:rPr>
                <w:rFonts w:ascii="Times New Roman" w:hAnsi="Times New Roman"/>
                <w:b/>
                <w:sz w:val="26"/>
                <w:szCs w:val="26"/>
              </w:rPr>
            </w:pPr>
            <w:r w:rsidRPr="00A1094A">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12B67A7D" wp14:editId="7D85B74B">
                      <wp:simplePos x="0" y="0"/>
                      <wp:positionH relativeFrom="column">
                        <wp:posOffset>479425</wp:posOffset>
                      </wp:positionH>
                      <wp:positionV relativeFrom="paragraph">
                        <wp:posOffset>45085</wp:posOffset>
                      </wp:positionV>
                      <wp:extent cx="1428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28750" cy="0"/>
                              </a:xfrm>
                              <a:prstGeom prst="line">
                                <a:avLst/>
                              </a:prstGeom>
                              <a:ln w="6350">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6D5DD32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75pt,3.55pt" to="150.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j3f1wEAAAEEAAAOAAAAZHJzL2Uyb0RvYy54bWysU8GO0zAQvSPxD5bvNGmBZRU1XYmulguC&#10;il0+wHXsxML2WGPTtH/P2GmzK2ClFeLiZOw3b+a9sdc3R2fZQWE04Fu+XNScKS+hM75v+feHuzfX&#10;nMUkfCcseNXyk4r8ZvP61XoMjVrBALZTyIjEx2YMLR9SCk1VRTkoJ+ICgvJ0qAGdSBRiX3UoRmJ3&#10;tlrV9VU1AnYBQaoYafd2OuSbwq+1kumr1lElZltOvaWyYln3ea02a9H0KMJg5LkN8Q9dOGE8FZ2p&#10;bkUS7CeaP6ickQgRdFpIcBVobaQqGkjNsv5Nzf0ggipayJwYZpvi/6OVXw47ZKaj2XHmhaMR3ScU&#10;ph8S24L3ZCAgW2afxhAbgm/9Ds9RDDvMoo8aXf6SHHYs3p5mb9UxMUmby3er6w/vaQTyclY9JgaM&#10;6ZMCx/JPy63xWbZoxOFzTFSMoBdI3raejS2/ekt0OYxgTXdnrC0B9vutRXYQeeL1x5pAE8MTGPFZ&#10;T7RZ0iSi/KWTVRP/N6XJlNz2VCFfRzXTdj+KIYWFkDlFU/k56dzWc0lnbE5T5Yq+NHFGl4rg05zo&#10;jAf8W6vpeGlVT/iL6klrlr2H7lRGWuyge1b8Pr+JfJGfxiX98eVufgEAAP//AwBQSwMEFAAGAAgA&#10;AAAhAPGOHijbAAAABgEAAA8AAABkcnMvZG93bnJldi54bWxMjstOwzAQRfdI/IM1ldhRu7SFKo1T&#10;oYruQIgU0a0bTx5qPA6xm4a/Z2ADq9HRvbpz0s3oWjFgHxpPGmZTBQKp8LahSsP7fne7AhGiIWta&#10;T6jhCwNssuur1CTWX+gNhzxWgkcoJEZDHWOXSBmKGp0JU98hcVb63pnI2FfS9ubC466Vd0rdS2ca&#10;4g+16XBbY3HKz05Dc3hefe5ehur16bBYzPfb8uOUl1rfTMbHNYiIY/wrw48+q0PGTkd/JhtEq+Fh&#10;ueQm3xkIjudKMR9/WWap/K+ffQMAAP//AwBQSwECLQAUAAYACAAAACEAtoM4kv4AAADhAQAAEwAA&#10;AAAAAAAAAAAAAAAAAAAAW0NvbnRlbnRfVHlwZXNdLnhtbFBLAQItABQABgAIAAAAIQA4/SH/1gAA&#10;AJQBAAALAAAAAAAAAAAAAAAAAC8BAABfcmVscy8ucmVsc1BLAQItABQABgAIAAAAIQC6Ej3f1wEA&#10;AAEEAAAOAAAAAAAAAAAAAAAAAC4CAABkcnMvZTJvRG9jLnhtbFBLAQItABQABgAIAAAAIQDxjh4o&#10;2wAAAAYBAAAPAAAAAAAAAAAAAAAAADEEAABkcnMvZG93bnJldi54bWxQSwUGAAAAAAQABADzAAAA&#10;OQUAAAAA&#10;" strokecolor="#00b050" strokeweight=".5pt"/>
                  </w:pict>
                </mc:Fallback>
              </mc:AlternateContent>
            </w:r>
          </w:p>
        </w:tc>
        <w:tc>
          <w:tcPr>
            <w:tcW w:w="5671" w:type="dxa"/>
          </w:tcPr>
          <w:p w14:paraId="6F0C8E60" w14:textId="77777777" w:rsidR="00E5785C" w:rsidRPr="00A1094A" w:rsidRDefault="00E5785C" w:rsidP="00E5785C">
            <w:pPr>
              <w:jc w:val="center"/>
              <w:rPr>
                <w:rFonts w:ascii="Times New Roman" w:hAnsi="Times New Roman"/>
                <w:b/>
                <w:sz w:val="26"/>
                <w:szCs w:val="26"/>
              </w:rPr>
            </w:pPr>
            <w:r w:rsidRPr="00A1094A">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0DD5A6B2" wp14:editId="5868A440">
                      <wp:simplePos x="0" y="0"/>
                      <wp:positionH relativeFrom="column">
                        <wp:posOffset>815975</wp:posOffset>
                      </wp:positionH>
                      <wp:positionV relativeFrom="paragraph">
                        <wp:posOffset>45085</wp:posOffset>
                      </wp:positionV>
                      <wp:extent cx="1917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17700" cy="0"/>
                              </a:xfrm>
                              <a:prstGeom prst="line">
                                <a:avLst/>
                              </a:prstGeom>
                              <a:ln w="6350">
                                <a:solidFill>
                                  <a:srgbClr val="00B05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797788A"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25pt,3.55pt" to="215.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4Gw2QEAAAEEAAAOAAAAZHJzL2Uyb0RvYy54bWysU8GO0zAQvSPxD5bvNOlW7ELUdCW6Wi4I&#10;KhY+wHXsxsL2WGPTtH/P2EmzK2ClFeLixJ43b+a9sde3J2fZUWE04Fu+XNScKS+hM/7Q8u/f7t+8&#10;4ywm4TthwauWn1Xkt5vXr9ZDaNQV9GA7hYxIfGyG0PI+pdBUVZS9ciIuIChPQQ3oRKItHqoOxUDs&#10;zlZXdX1dDYBdQJAqRjq9G4N8U/i1VjJ90TqqxGzLqbdUVizrPq/VZi2aA4rQGzm1If6hCyeMp6Iz&#10;1Z1Igv1E8weVMxIhgk4LCa4CrY1URQOpWda/qXnoRVBFC5kTw2xT/H+08vNxh8x0LV9x5oWjET0k&#10;FObQJ7YF78lAQLbKPg0hNgTf+h1Ouxh2mEWfNLr8JTnsVLw9z96qU2KSDpfvlzc3NY1AXmLVY2LA&#10;mD4qcCz/tNwan2WLRhw/xUTFCHqB5GPr2dDy69XbuqAiWNPdG2tzLOJhv7XIjiJPvP5QE2hkeAIj&#10;PuuJNksaRZS/dLZq5P+qNJmS2x4r5OuoZtrux3LitJ6QOUVT+Tlpauu5pAmb01S5oi9NnNGlIvg0&#10;JzrjAf/WajpdWtUj/qJ61Jpl76E7l5EWO+ieFb+nN5Ev8tN9SX98uZtfAAAA//8DAFBLAwQUAAYA&#10;CAAAACEAp90tANsAAAAHAQAADwAAAGRycy9kb3ducmV2LnhtbEyOTU/DMBBE70j8B2srcaNO2wBR&#10;GqdCFb2BECmiVzfefKjxOsRuGv49Cxc4Ps1o5mWbyXZixMG3jhQs5hEIpNKZlmoF7/vdbQLCB01G&#10;d45QwRd62OTXV5lOjbvQG45FqAWPkE+1giaEPpXSlw1a7eeuR+KscoPVgXGopRn0hcdtJ5dRdC+t&#10;bokfGt3jtsHyVJytgvbwnHzuXsb69ekQx6v9tvo4FZVSN7PpcQ0i4BT+yvCjz+qQs9PRncl40TEv&#10;kzuuKnhYgOA8XkXMx1+WeSb/++ffAAAA//8DAFBLAQItABQABgAIAAAAIQC2gziS/gAAAOEBAAAT&#10;AAAAAAAAAAAAAAAAAAAAAABbQ29udGVudF9UeXBlc10ueG1sUEsBAi0AFAAGAAgAAAAhADj9If/W&#10;AAAAlAEAAAsAAAAAAAAAAAAAAAAALwEAAF9yZWxzLy5yZWxzUEsBAi0AFAAGAAgAAAAhAPU7gbDZ&#10;AQAAAQQAAA4AAAAAAAAAAAAAAAAALgIAAGRycy9lMm9Eb2MueG1sUEsBAi0AFAAGAAgAAAAhAKfd&#10;LQDbAAAABwEAAA8AAAAAAAAAAAAAAAAAMwQAAGRycy9kb3ducmV2LnhtbFBLBQYAAAAABAAEAPMA&#10;AAA7BQAAAAA=&#10;" strokecolor="#00b050" strokeweight=".5pt"/>
                  </w:pict>
                </mc:Fallback>
              </mc:AlternateContent>
            </w:r>
          </w:p>
        </w:tc>
      </w:tr>
      <w:tr w:rsidR="00E5785C" w:rsidRPr="00A1094A" w14:paraId="41989435" w14:textId="77777777" w:rsidTr="00231DDA">
        <w:tc>
          <w:tcPr>
            <w:tcW w:w="4258" w:type="dxa"/>
          </w:tcPr>
          <w:p w14:paraId="680AF830" w14:textId="0B3E7FA5" w:rsidR="00E5785C" w:rsidRPr="00A1094A" w:rsidRDefault="00CD3B5C" w:rsidP="00CD3B5C">
            <w:pPr>
              <w:rPr>
                <w:rFonts w:ascii="Times New Roman" w:hAnsi="Times New Roman"/>
                <w:sz w:val="26"/>
                <w:szCs w:val="26"/>
              </w:rPr>
            </w:pPr>
            <w:r w:rsidRPr="00A1094A">
              <w:rPr>
                <w:rFonts w:ascii="Times New Roman" w:hAnsi="Times New Roman"/>
                <w:sz w:val="26"/>
                <w:szCs w:val="26"/>
              </w:rPr>
              <w:t xml:space="preserve">            </w:t>
            </w:r>
            <w:r w:rsidR="00E5785C" w:rsidRPr="00A1094A">
              <w:rPr>
                <w:rFonts w:ascii="Times New Roman" w:hAnsi="Times New Roman"/>
                <w:sz w:val="26"/>
                <w:szCs w:val="26"/>
              </w:rPr>
              <w:t>Số:</w:t>
            </w:r>
            <w:r w:rsidR="00441045">
              <w:rPr>
                <w:rFonts w:ascii="Times New Roman" w:hAnsi="Times New Roman"/>
                <w:sz w:val="26"/>
                <w:szCs w:val="26"/>
              </w:rPr>
              <w:t xml:space="preserve">  </w:t>
            </w:r>
            <w:r w:rsidR="000E46B1" w:rsidRPr="000E46B1">
              <w:rPr>
                <w:rFonts w:ascii="Times New Roman" w:hAnsi="Times New Roman"/>
                <w:sz w:val="26"/>
                <w:szCs w:val="26"/>
              </w:rPr>
              <w:t xml:space="preserve">   </w:t>
            </w:r>
            <w:r w:rsidR="006879B9">
              <w:rPr>
                <w:rFonts w:ascii="Times New Roman" w:hAnsi="Times New Roman"/>
                <w:sz w:val="26"/>
                <w:szCs w:val="26"/>
              </w:rPr>
              <w:t xml:space="preserve"> </w:t>
            </w:r>
            <w:r w:rsidR="000E46B1" w:rsidRPr="000E46B1">
              <w:rPr>
                <w:rFonts w:ascii="Times New Roman" w:hAnsi="Times New Roman"/>
                <w:sz w:val="26"/>
                <w:szCs w:val="26"/>
              </w:rPr>
              <w:t xml:space="preserve">  </w:t>
            </w:r>
            <w:r w:rsidR="00441045">
              <w:rPr>
                <w:rFonts w:ascii="Times New Roman" w:hAnsi="Times New Roman"/>
                <w:sz w:val="26"/>
                <w:szCs w:val="26"/>
              </w:rPr>
              <w:t xml:space="preserve"> </w:t>
            </w:r>
            <w:r w:rsidR="000E46B1" w:rsidRPr="000E46B1">
              <w:rPr>
                <w:rFonts w:ascii="Times New Roman" w:hAnsi="Times New Roman"/>
                <w:sz w:val="26"/>
                <w:szCs w:val="26"/>
              </w:rPr>
              <w:t xml:space="preserve"> </w:t>
            </w:r>
            <w:r w:rsidR="006879B9">
              <w:rPr>
                <w:rFonts w:ascii="Times New Roman" w:hAnsi="Times New Roman"/>
                <w:sz w:val="26"/>
                <w:szCs w:val="26"/>
              </w:rPr>
              <w:t xml:space="preserve"> </w:t>
            </w:r>
            <w:r w:rsidR="000E46B1" w:rsidRPr="000E46B1">
              <w:rPr>
                <w:rFonts w:ascii="Times New Roman" w:hAnsi="Times New Roman"/>
                <w:sz w:val="26"/>
                <w:szCs w:val="26"/>
              </w:rPr>
              <w:t xml:space="preserve">   /BB-LNG     </w:t>
            </w:r>
          </w:p>
        </w:tc>
        <w:tc>
          <w:tcPr>
            <w:tcW w:w="5671" w:type="dxa"/>
          </w:tcPr>
          <w:p w14:paraId="07E043E0" w14:textId="77777777" w:rsidR="00E5785C" w:rsidRPr="00A1094A" w:rsidRDefault="00E5785C" w:rsidP="00E5785C">
            <w:pPr>
              <w:jc w:val="center"/>
              <w:rPr>
                <w:rFonts w:ascii="Times New Roman" w:hAnsi="Times New Roman"/>
                <w:i/>
                <w:sz w:val="26"/>
                <w:szCs w:val="26"/>
              </w:rPr>
            </w:pPr>
          </w:p>
        </w:tc>
      </w:tr>
    </w:tbl>
    <w:p w14:paraId="157A9910" w14:textId="776BFC86" w:rsidR="00FD6F4B" w:rsidRPr="00A1094A" w:rsidRDefault="00090A30" w:rsidP="00FD6F4B">
      <w:pPr>
        <w:spacing w:before="120" w:after="120"/>
        <w:jc w:val="center"/>
        <w:rPr>
          <w:rFonts w:ascii="Times New Roman" w:hAnsi="Times New Roman"/>
          <w:b/>
          <w:sz w:val="26"/>
          <w:szCs w:val="26"/>
        </w:rPr>
      </w:pPr>
      <w:r w:rsidRPr="00A1094A">
        <w:rPr>
          <w:rFonts w:ascii="Times New Roman" w:hAnsi="Times New Roman"/>
          <w:noProof/>
          <w:sz w:val="26"/>
          <w:szCs w:val="26"/>
          <w:lang w:val="vi-VN"/>
        </w:rPr>
        <w:drawing>
          <wp:anchor distT="0" distB="0" distL="114300" distR="114300" simplePos="0" relativeHeight="251664384" behindDoc="0" locked="0" layoutInCell="1" allowOverlap="1" wp14:anchorId="4171FDD2" wp14:editId="1683D557">
            <wp:simplePos x="0" y="0"/>
            <wp:positionH relativeFrom="column">
              <wp:posOffset>-895386</wp:posOffset>
            </wp:positionH>
            <wp:positionV relativeFrom="paragraph">
              <wp:posOffset>-988187</wp:posOffset>
            </wp:positionV>
            <wp:extent cx="767289" cy="76791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6431" cy="7770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6B1" w:rsidRPr="00203125">
        <w:rPr>
          <w:rFonts w:ascii="Times New Roman" w:hAnsi="Times New Roman"/>
          <w:noProof/>
          <w:color w:val="365F91" w:themeColor="accent1" w:themeShade="BF"/>
          <w:szCs w:val="24"/>
        </w:rPr>
        <mc:AlternateContent>
          <mc:Choice Requires="wps">
            <w:drawing>
              <wp:anchor distT="45720" distB="45720" distL="114300" distR="114300" simplePos="0" relativeHeight="251666432" behindDoc="0" locked="0" layoutInCell="1" allowOverlap="1" wp14:anchorId="4DAD5F09" wp14:editId="65271C45">
                <wp:simplePos x="0" y="0"/>
                <wp:positionH relativeFrom="column">
                  <wp:posOffset>2489380</wp:posOffset>
                </wp:positionH>
                <wp:positionV relativeFrom="paragraph">
                  <wp:posOffset>-256606</wp:posOffset>
                </wp:positionV>
                <wp:extent cx="3875405" cy="1404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5405" cy="1404620"/>
                        </a:xfrm>
                        <a:prstGeom prst="rect">
                          <a:avLst/>
                        </a:prstGeom>
                        <a:solidFill>
                          <a:srgbClr val="FFFFFF"/>
                        </a:solidFill>
                        <a:ln w="9525">
                          <a:noFill/>
                          <a:miter lim="800000"/>
                          <a:headEnd/>
                          <a:tailEnd/>
                        </a:ln>
                      </wps:spPr>
                      <wps:txbx>
                        <w:txbxContent>
                          <w:p w14:paraId="7CC0020E" w14:textId="77777777" w:rsidR="000E46B1" w:rsidRPr="000E46B1" w:rsidRDefault="000E46B1" w:rsidP="000E46B1">
                            <w:pPr>
                              <w:rPr>
                                <w:rFonts w:ascii="Times New Roman" w:hAnsi="Times New Roman"/>
                                <w:i/>
                                <w:color w:val="000000" w:themeColor="text1"/>
                                <w:sz w:val="26"/>
                                <w:szCs w:val="26"/>
                              </w:rPr>
                            </w:pPr>
                            <w:r w:rsidRPr="000E46B1">
                              <w:rPr>
                                <w:rFonts w:ascii="Times New Roman" w:hAnsi="Times New Roman"/>
                                <w:i/>
                                <w:color w:val="000000" w:themeColor="text1"/>
                                <w:sz w:val="26"/>
                                <w:szCs w:val="26"/>
                              </w:rPr>
                              <w:t>Thành phố Hồ Chí Minh, ngày       tháng       năm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AD5F09" id="_x0000_t202" coordsize="21600,21600" o:spt="202" path="m,l,21600r21600,l21600,xe">
                <v:stroke joinstyle="miter"/>
                <v:path gradientshapeok="t" o:connecttype="rect"/>
              </v:shapetype>
              <v:shape id="Text Box 4" o:spid="_x0000_s1026" type="#_x0000_t202" style="position:absolute;left:0;text-align:left;margin-left:196pt;margin-top:-20.2pt;width:305.1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XaIAIAABwEAAAOAAAAZHJzL2Uyb0RvYy54bWysU11v2yAUfZ+0/4B4X+xkTptacaouXaZJ&#10;3YfU7gdgjG004DIgsbNfvwtO06h7m8YDAu7lcO65h/XtqBU5COclmIrOZzklwnBopOkq+uNp925F&#10;iQ/MNEyBERU9Ck9vN2/frAdbigX0oBrhCIIYXw62on0Itswyz3uhmZ+BFQaDLTjNAm5dlzWODYiu&#10;VbbI86tsANdYB1x4j6f3U5BuEn7bCh6+ta0XgaiKIreQZpfmOs7ZZs3KzjHbS36iwf6BhWbS4KNn&#10;qHsWGNk7+ReUltyBhzbMOOgM2lZykWrAaub5q2oee2ZFqgXF8fYsk/9/sPzr4bsjsqloQYlhGlv0&#10;JMZAPsBIiqjOYH2JSY8W08KIx9jlVKm3D8B/emJg2zPTiTvnYOgFa5DdPN7MLq5OOD6C1MMXaPAZ&#10;tg+QgMbW6SgdikEQHbt0PHcmUuF4+H51vSzyJSUcY/MiL64WqXcZK5+vW+fDJwGaxEVFHbY+wbPD&#10;gw+RDiufU+JrHpRsdlKptHFdvVWOHBjaZJdGquBVmjJkqOjNcrFMyAbi/eQgLQPaWEld0VUex2Ss&#10;KMdH06SUwKSa1shEmZM+UZJJnDDWIyZG0WpojqiUg8mu+L1w0YP7TcmAVq2o/7VnTlCiPhtU+2Ze&#10;FNHbaVMsr1Ea4i4j9WWEGY5QFQ2UTMttSP8h6WDvsCs7mfR6YXLiihZMMp6+S/T45T5lvXzqzR8A&#10;AAD//wMAUEsDBBQABgAIAAAAIQBK93884AAAAAwBAAAPAAAAZHJzL2Rvd25yZXYueG1sTI/BTsMw&#10;EETvSPyDtUjcWpu0oBDiVBUVFw5IFCQ4uvEmjojXlu2m4e9xT/Q2qxnNvqk3sx3ZhCEOjiTcLQUw&#10;pNbpgXoJnx8vixJYTIq0Gh2hhF+MsGmur2pVaXeid5z2qWe5hGKlJJiUfMV5bA1aFZfOI2Wvc8Gq&#10;lM/Qcx3UKZfbkRdCPHCrBsofjPL4bLD92R+thC9rBr0Lb9+dHqfda7e993PwUt7ezNsnYAnn9B+G&#10;M35GhyYzHdyRdGSjhNVjkbckCYu1WAM7J4QoVsAOWZWiBN7U/HJE8wcAAP//AwBQSwECLQAUAAYA&#10;CAAAACEAtoM4kv4AAADhAQAAEwAAAAAAAAAAAAAAAAAAAAAAW0NvbnRlbnRfVHlwZXNdLnhtbFBL&#10;AQItABQABgAIAAAAIQA4/SH/1gAAAJQBAAALAAAAAAAAAAAAAAAAAC8BAABfcmVscy8ucmVsc1BL&#10;AQItABQABgAIAAAAIQBbBJXaIAIAABwEAAAOAAAAAAAAAAAAAAAAAC4CAABkcnMvZTJvRG9jLnht&#10;bFBLAQItABQABgAIAAAAIQBK93884AAAAAwBAAAPAAAAAAAAAAAAAAAAAHoEAABkcnMvZG93bnJl&#10;di54bWxQSwUGAAAAAAQABADzAAAAhwUAAAAA&#10;" stroked="f">
                <v:textbox style="mso-fit-shape-to-text:t">
                  <w:txbxContent>
                    <w:p w14:paraId="7CC0020E" w14:textId="77777777" w:rsidR="000E46B1" w:rsidRPr="000E46B1" w:rsidRDefault="000E46B1" w:rsidP="000E46B1">
                      <w:pPr>
                        <w:rPr>
                          <w:rFonts w:ascii="Times New Roman" w:hAnsi="Times New Roman"/>
                          <w:i/>
                          <w:color w:val="000000" w:themeColor="text1"/>
                          <w:sz w:val="26"/>
                          <w:szCs w:val="26"/>
                        </w:rPr>
                      </w:pPr>
                      <w:r w:rsidRPr="000E46B1">
                        <w:rPr>
                          <w:rFonts w:ascii="Times New Roman" w:hAnsi="Times New Roman"/>
                          <w:i/>
                          <w:color w:val="000000" w:themeColor="text1"/>
                          <w:sz w:val="26"/>
                          <w:szCs w:val="26"/>
                        </w:rPr>
                        <w:t>Thành phố Hồ Chí Minh, ngày       tháng       năm 2026</w:t>
                      </w:r>
                    </w:p>
                  </w:txbxContent>
                </v:textbox>
              </v:shape>
            </w:pict>
          </mc:Fallback>
        </mc:AlternateContent>
      </w:r>
    </w:p>
    <w:p w14:paraId="1B4EAC31" w14:textId="77777777" w:rsidR="00676CC1" w:rsidRPr="00A1094A" w:rsidRDefault="00E5785C" w:rsidP="00FD6F4B">
      <w:pPr>
        <w:spacing w:before="120" w:after="120"/>
        <w:jc w:val="center"/>
        <w:rPr>
          <w:rFonts w:ascii="Times New Roman" w:hAnsi="Times New Roman"/>
          <w:b/>
          <w:sz w:val="26"/>
          <w:szCs w:val="26"/>
        </w:rPr>
      </w:pPr>
      <w:r w:rsidRPr="00A1094A">
        <w:rPr>
          <w:rFonts w:ascii="Times New Roman" w:hAnsi="Times New Roman"/>
          <w:b/>
          <w:sz w:val="26"/>
          <w:szCs w:val="26"/>
        </w:rPr>
        <w:t>B</w:t>
      </w:r>
      <w:r w:rsidR="004C0FBA" w:rsidRPr="00A1094A">
        <w:rPr>
          <w:rFonts w:ascii="Times New Roman" w:hAnsi="Times New Roman"/>
          <w:b/>
          <w:sz w:val="26"/>
          <w:szCs w:val="26"/>
        </w:rPr>
        <w:t>IÊN BẢN</w:t>
      </w:r>
    </w:p>
    <w:p w14:paraId="48CA7209" w14:textId="7DEBE4E5" w:rsidR="00252DB5" w:rsidRPr="00A1094A" w:rsidRDefault="00B76E1F" w:rsidP="00FC425F">
      <w:pPr>
        <w:tabs>
          <w:tab w:val="left" w:pos="2655"/>
        </w:tabs>
        <w:jc w:val="center"/>
        <w:rPr>
          <w:rFonts w:ascii="Times New Roman" w:hAnsi="Times New Roman"/>
          <w:b/>
          <w:sz w:val="28"/>
          <w:szCs w:val="28"/>
        </w:rPr>
      </w:pPr>
      <w:r>
        <w:rPr>
          <w:rFonts w:ascii="Times New Roman" w:hAnsi="Times New Roman"/>
          <w:b/>
          <w:sz w:val="28"/>
          <w:szCs w:val="28"/>
        </w:rPr>
        <w:t>Cuộc họp b</w:t>
      </w:r>
      <w:r w:rsidR="00C618EA">
        <w:rPr>
          <w:rFonts w:ascii="Times New Roman" w:hAnsi="Times New Roman"/>
          <w:b/>
          <w:sz w:val="28"/>
          <w:szCs w:val="28"/>
        </w:rPr>
        <w:t xml:space="preserve">àn giao </w:t>
      </w:r>
      <w:r w:rsidR="00E417A7">
        <w:rPr>
          <w:rFonts w:ascii="Times New Roman" w:hAnsi="Times New Roman"/>
          <w:b/>
          <w:sz w:val="28"/>
          <w:szCs w:val="28"/>
        </w:rPr>
        <w:t>công tác</w:t>
      </w:r>
      <w:r w:rsidR="00C618EA">
        <w:rPr>
          <w:rFonts w:ascii="Times New Roman" w:hAnsi="Times New Roman"/>
          <w:b/>
          <w:sz w:val="28"/>
          <w:szCs w:val="28"/>
        </w:rPr>
        <w:t xml:space="preserve"> kinh doanh LNG xe bồn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2964"/>
        <w:gridCol w:w="2964"/>
      </w:tblGrid>
      <w:tr w:rsidR="00E5785C" w:rsidRPr="00A1094A" w14:paraId="524B2926" w14:textId="77777777" w:rsidTr="00E5785C">
        <w:tc>
          <w:tcPr>
            <w:tcW w:w="2964" w:type="dxa"/>
          </w:tcPr>
          <w:p w14:paraId="1985AD5F" w14:textId="77777777" w:rsidR="00E5785C" w:rsidRPr="00A1094A" w:rsidRDefault="00E5785C" w:rsidP="00E5785C">
            <w:pPr>
              <w:tabs>
                <w:tab w:val="left" w:pos="2655"/>
              </w:tabs>
              <w:jc w:val="center"/>
              <w:rPr>
                <w:rFonts w:ascii="Times New Roman" w:hAnsi="Times New Roman"/>
                <w:b/>
                <w:sz w:val="26"/>
                <w:szCs w:val="26"/>
              </w:rPr>
            </w:pPr>
          </w:p>
        </w:tc>
        <w:tc>
          <w:tcPr>
            <w:tcW w:w="2964" w:type="dxa"/>
          </w:tcPr>
          <w:p w14:paraId="3858D0C8" w14:textId="77777777" w:rsidR="00E5785C" w:rsidRPr="00A1094A" w:rsidRDefault="00E5785C" w:rsidP="00E5785C">
            <w:pPr>
              <w:tabs>
                <w:tab w:val="left" w:pos="2655"/>
              </w:tabs>
              <w:jc w:val="center"/>
              <w:rPr>
                <w:rFonts w:ascii="Times New Roman" w:hAnsi="Times New Roman"/>
                <w:b/>
                <w:sz w:val="26"/>
                <w:szCs w:val="26"/>
              </w:rPr>
            </w:pPr>
            <w:r w:rsidRPr="00A1094A">
              <w:rPr>
                <w:rFonts w:ascii="Times New Roman" w:hAnsi="Times New Roman"/>
                <w:b/>
                <w:noProof/>
                <w:sz w:val="26"/>
                <w:szCs w:val="26"/>
              </w:rPr>
              <mc:AlternateContent>
                <mc:Choice Requires="wps">
                  <w:drawing>
                    <wp:anchor distT="0" distB="0" distL="114300" distR="114300" simplePos="0" relativeHeight="251662336" behindDoc="0" locked="0" layoutInCell="1" allowOverlap="1" wp14:anchorId="5C976789" wp14:editId="376BE962">
                      <wp:simplePos x="0" y="0"/>
                      <wp:positionH relativeFrom="column">
                        <wp:posOffset>306070</wp:posOffset>
                      </wp:positionH>
                      <wp:positionV relativeFrom="paragraph">
                        <wp:posOffset>100330</wp:posOffset>
                      </wp:positionV>
                      <wp:extent cx="11620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620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4F04535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1pt,7.9pt" to="115.6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uBvQEAAMcDAAAOAAAAZHJzL2Uyb0RvYy54bWysU8GO0zAQvSPxD5bvNElRKxQ13UNXcEFQ&#10;sfABXsdurLU91tg06d8zdtosAoQQ2otje957M2882d1NzrKzwmjAd7xZ1ZwpL6E3/tTxb1/fv3nH&#10;WUzC98KCVx2/qMjv9q9f7cbQqjUMYHuFjER8bMfQ8SGl0FZVlINyIq4gKE9BDehEoiOeqh7FSOrO&#10;Vuu63lYjYB8QpIqRbu/nIN8Xfa2VTJ+1jiox23GqLZUVy/qY12q/E+0JRRiMvJYh/qMKJ4ynpIvU&#10;vUiCfUfzm5QzEiGCTisJrgKtjVTFA7lp6l/cPAwiqOKFmhPD0qb4crLy0/mIzPQd33DmhaMnekgo&#10;zGlI7ADeUwMB2Sb3aQyxJfjBH/F6iuGI2fSk0eUv2WFT6e1l6a2aEpN02TTbdb2hJ5C3WPVMDBjT&#10;BwWO5U3HrfHZtmjF+WNMlIygN0i+tp6NHd++JbkczIXNpZRdulg1o74oTdZy8qJWhkodLLKzoHHo&#10;n5pCz3qEzBRtrF1I9d9JV2ymqTJo/0pc0CUj+LQQnfGAf8qaplupesbfXM9es+1H6C/lYUo7aFpK&#10;166Tncfx53OhP/9/+x8AAAD//wMAUEsDBBQABgAIAAAAIQCU6gCx2wAAAAgBAAAPAAAAZHJzL2Rv&#10;d25yZXYueG1sTI9LT8MwEITvSPwHa5G4UafhVYU4FQFxQkJKQT1vk81DxOsQu63h17OIAxx3ZjT7&#10;Tb6OdlQHmv3g2MBykYAirl0zcGfg7fXpYgXKB+QGR8dk4JM8rIvTkxyzxh25osMmdEpK2GdooA9h&#10;yrT2dU8W/cJNxOK1brYY5Jw73cx4lHI76jRJbrTFgeVDjxM99FS/b/bWQFlV25e6/MCv7fRc6tvY&#10;xkfXGnN+Fu/vQAWK4S8MP/iCDoUw7dyeG69GA1erVJKiX8sC8dPLpQi7X0EXuf4/oPgGAAD//wMA&#10;UEsBAi0AFAAGAAgAAAAhALaDOJL+AAAA4QEAABMAAAAAAAAAAAAAAAAAAAAAAFtDb250ZW50X1R5&#10;cGVzXS54bWxQSwECLQAUAAYACAAAACEAOP0h/9YAAACUAQAACwAAAAAAAAAAAAAAAAAvAQAAX3Jl&#10;bHMvLnJlbHNQSwECLQAUAAYACAAAACEAIYJ7gb0BAADHAwAADgAAAAAAAAAAAAAAAAAuAgAAZHJz&#10;L2Uyb0RvYy54bWxQSwECLQAUAAYACAAAACEAlOoAsdsAAAAIAQAADwAAAAAAAAAAAAAAAAAXBAAA&#10;ZHJzL2Rvd25yZXYueG1sUEsFBgAAAAAEAAQA8wAAAB8FAAAAAA==&#10;" strokecolor="black [3040]" strokeweight=".5pt"/>
                  </w:pict>
                </mc:Fallback>
              </mc:AlternateContent>
            </w:r>
          </w:p>
        </w:tc>
        <w:tc>
          <w:tcPr>
            <w:tcW w:w="2964" w:type="dxa"/>
          </w:tcPr>
          <w:p w14:paraId="424E5622" w14:textId="77777777" w:rsidR="00E5785C" w:rsidRPr="00A1094A" w:rsidRDefault="00E5785C" w:rsidP="00E5785C">
            <w:pPr>
              <w:tabs>
                <w:tab w:val="left" w:pos="2655"/>
              </w:tabs>
              <w:jc w:val="center"/>
              <w:rPr>
                <w:rFonts w:ascii="Times New Roman" w:hAnsi="Times New Roman"/>
                <w:b/>
                <w:sz w:val="26"/>
                <w:szCs w:val="26"/>
              </w:rPr>
            </w:pPr>
          </w:p>
        </w:tc>
      </w:tr>
    </w:tbl>
    <w:p w14:paraId="287665A2" w14:textId="2CD9E745" w:rsidR="00686CCD" w:rsidRPr="005329C2" w:rsidRDefault="00686CCD" w:rsidP="00283B8A">
      <w:pPr>
        <w:numPr>
          <w:ilvl w:val="0"/>
          <w:numId w:val="2"/>
        </w:numPr>
        <w:tabs>
          <w:tab w:val="clear" w:pos="720"/>
          <w:tab w:val="num" w:pos="567"/>
        </w:tabs>
        <w:spacing w:before="120" w:after="120"/>
        <w:ind w:left="567" w:hanging="567"/>
        <w:jc w:val="both"/>
        <w:rPr>
          <w:rFonts w:ascii="Times New Roman" w:hAnsi="Times New Roman"/>
          <w:sz w:val="26"/>
          <w:szCs w:val="26"/>
        </w:rPr>
      </w:pPr>
      <w:r w:rsidRPr="005329C2">
        <w:rPr>
          <w:rFonts w:ascii="Times New Roman" w:hAnsi="Times New Roman"/>
          <w:b/>
          <w:sz w:val="26"/>
          <w:szCs w:val="26"/>
        </w:rPr>
        <w:t>Thời gian</w:t>
      </w:r>
      <w:r w:rsidRPr="005329C2">
        <w:rPr>
          <w:rFonts w:ascii="Times New Roman" w:hAnsi="Times New Roman"/>
          <w:sz w:val="26"/>
          <w:szCs w:val="26"/>
        </w:rPr>
        <w:t xml:space="preserve">: </w:t>
      </w:r>
      <w:r w:rsidR="00C927B1">
        <w:rPr>
          <w:rFonts w:ascii="Times New Roman" w:hAnsi="Times New Roman"/>
          <w:sz w:val="26"/>
          <w:szCs w:val="26"/>
        </w:rPr>
        <w:t>15</w:t>
      </w:r>
      <w:r w:rsidR="0005448E" w:rsidRPr="005329C2">
        <w:rPr>
          <w:rFonts w:ascii="Times New Roman" w:hAnsi="Times New Roman"/>
          <w:sz w:val="26"/>
          <w:szCs w:val="26"/>
        </w:rPr>
        <w:t>h</w:t>
      </w:r>
      <w:r w:rsidR="00C927B1">
        <w:rPr>
          <w:rFonts w:ascii="Times New Roman" w:hAnsi="Times New Roman"/>
          <w:sz w:val="26"/>
          <w:szCs w:val="26"/>
        </w:rPr>
        <w:t>3</w:t>
      </w:r>
      <w:r w:rsidR="0005448E" w:rsidRPr="005329C2">
        <w:rPr>
          <w:rFonts w:ascii="Times New Roman" w:hAnsi="Times New Roman"/>
          <w:sz w:val="26"/>
          <w:szCs w:val="26"/>
        </w:rPr>
        <w:t xml:space="preserve">0 </w:t>
      </w:r>
      <w:r w:rsidRPr="005329C2">
        <w:rPr>
          <w:rFonts w:ascii="Times New Roman" w:hAnsi="Times New Roman"/>
          <w:sz w:val="26"/>
          <w:szCs w:val="26"/>
        </w:rPr>
        <w:t xml:space="preserve">ngày </w:t>
      </w:r>
      <w:r w:rsidR="000862CC">
        <w:rPr>
          <w:rFonts w:ascii="Times New Roman" w:hAnsi="Times New Roman"/>
          <w:sz w:val="26"/>
          <w:szCs w:val="26"/>
        </w:rPr>
        <w:t>2</w:t>
      </w:r>
      <w:r w:rsidR="007C0D11">
        <w:rPr>
          <w:rFonts w:ascii="Times New Roman" w:hAnsi="Times New Roman"/>
          <w:sz w:val="26"/>
          <w:szCs w:val="26"/>
        </w:rPr>
        <w:t>6</w:t>
      </w:r>
      <w:r w:rsidR="00462884" w:rsidRPr="005329C2">
        <w:rPr>
          <w:rFonts w:ascii="Times New Roman" w:hAnsi="Times New Roman"/>
          <w:sz w:val="26"/>
          <w:szCs w:val="26"/>
        </w:rPr>
        <w:t>/10</w:t>
      </w:r>
      <w:r w:rsidRPr="005329C2">
        <w:rPr>
          <w:rFonts w:ascii="Times New Roman" w:hAnsi="Times New Roman"/>
          <w:sz w:val="26"/>
          <w:szCs w:val="26"/>
        </w:rPr>
        <w:t>/2026.</w:t>
      </w:r>
    </w:p>
    <w:p w14:paraId="6125AE9F" w14:textId="6B145646" w:rsidR="00686CCD" w:rsidRPr="005329C2" w:rsidRDefault="00686CCD" w:rsidP="00283B8A">
      <w:pPr>
        <w:numPr>
          <w:ilvl w:val="0"/>
          <w:numId w:val="2"/>
        </w:numPr>
        <w:tabs>
          <w:tab w:val="clear" w:pos="720"/>
          <w:tab w:val="num" w:pos="567"/>
        </w:tabs>
        <w:spacing w:before="120" w:after="120"/>
        <w:ind w:left="567" w:hanging="567"/>
        <w:jc w:val="both"/>
        <w:rPr>
          <w:rFonts w:ascii="Times New Roman" w:hAnsi="Times New Roman"/>
          <w:sz w:val="26"/>
          <w:szCs w:val="26"/>
        </w:rPr>
      </w:pPr>
      <w:r w:rsidRPr="005329C2">
        <w:rPr>
          <w:rFonts w:ascii="Times New Roman" w:hAnsi="Times New Roman"/>
          <w:b/>
          <w:sz w:val="26"/>
          <w:szCs w:val="26"/>
        </w:rPr>
        <w:t>Địa điểm</w:t>
      </w:r>
      <w:r w:rsidRPr="005329C2">
        <w:rPr>
          <w:rFonts w:ascii="Times New Roman" w:hAnsi="Times New Roman"/>
          <w:sz w:val="26"/>
          <w:szCs w:val="26"/>
        </w:rPr>
        <w:t xml:space="preserve">: </w:t>
      </w:r>
      <w:r w:rsidR="005D1AEB">
        <w:rPr>
          <w:rFonts w:ascii="Times New Roman" w:hAnsi="Times New Roman"/>
          <w:sz w:val="26"/>
          <w:szCs w:val="26"/>
        </w:rPr>
        <w:t>Phòng họp PV GAS LNG</w:t>
      </w:r>
      <w:ins w:id="0" w:author="Bùi Duy Hưng (KDK)" w:date="2026-10-26T16:33:00Z">
        <w:r w:rsidR="00113F2B">
          <w:rPr>
            <w:rFonts w:ascii="Times New Roman" w:hAnsi="Times New Roman"/>
            <w:sz w:val="26"/>
            <w:szCs w:val="26"/>
          </w:rPr>
          <w:t xml:space="preserve"> và trực tuyến</w:t>
        </w:r>
      </w:ins>
      <w:r w:rsidR="00462884" w:rsidRPr="005329C2">
        <w:rPr>
          <w:rFonts w:ascii="Times New Roman" w:hAnsi="Times New Roman"/>
          <w:sz w:val="26"/>
          <w:szCs w:val="26"/>
        </w:rPr>
        <w:t>.</w:t>
      </w:r>
    </w:p>
    <w:p w14:paraId="7DA9017E" w14:textId="77777777" w:rsidR="00686CCD" w:rsidRPr="005329C2" w:rsidRDefault="00686CCD" w:rsidP="00283B8A">
      <w:pPr>
        <w:numPr>
          <w:ilvl w:val="0"/>
          <w:numId w:val="2"/>
        </w:numPr>
        <w:tabs>
          <w:tab w:val="clear" w:pos="720"/>
          <w:tab w:val="num" w:pos="567"/>
        </w:tabs>
        <w:spacing w:before="120" w:after="120"/>
        <w:ind w:left="567" w:hanging="567"/>
        <w:jc w:val="both"/>
        <w:rPr>
          <w:rFonts w:ascii="Times New Roman" w:hAnsi="Times New Roman"/>
          <w:sz w:val="26"/>
          <w:szCs w:val="26"/>
        </w:rPr>
      </w:pPr>
      <w:r w:rsidRPr="005329C2">
        <w:rPr>
          <w:rFonts w:ascii="Times New Roman" w:hAnsi="Times New Roman"/>
          <w:b/>
          <w:sz w:val="26"/>
          <w:szCs w:val="26"/>
        </w:rPr>
        <w:t xml:space="preserve">Thành phần tham dự: </w:t>
      </w:r>
    </w:p>
    <w:p w14:paraId="313F733A" w14:textId="310EAE00" w:rsidR="00830C5A" w:rsidRPr="005329C2" w:rsidRDefault="00830C5A" w:rsidP="00C27283">
      <w:pPr>
        <w:pStyle w:val="ListParagraph"/>
        <w:numPr>
          <w:ilvl w:val="0"/>
          <w:numId w:val="3"/>
        </w:numPr>
        <w:spacing w:before="120" w:after="120"/>
        <w:ind w:left="567" w:hanging="426"/>
        <w:contextualSpacing w:val="0"/>
        <w:jc w:val="both"/>
        <w:rPr>
          <w:b/>
          <w:sz w:val="26"/>
          <w:szCs w:val="26"/>
        </w:rPr>
      </w:pPr>
      <w:r w:rsidRPr="005329C2">
        <w:rPr>
          <w:b/>
          <w:sz w:val="26"/>
          <w:szCs w:val="26"/>
        </w:rPr>
        <w:t>Công ty Kinh doanh Sản phẩm Khí (</w:t>
      </w:r>
      <w:r w:rsidR="003666DE">
        <w:rPr>
          <w:b/>
          <w:sz w:val="26"/>
          <w:szCs w:val="26"/>
        </w:rPr>
        <w:t>PV</w:t>
      </w:r>
      <w:r w:rsidR="00DE24AD">
        <w:rPr>
          <w:b/>
          <w:sz w:val="26"/>
          <w:szCs w:val="26"/>
        </w:rPr>
        <w:t xml:space="preserve"> </w:t>
      </w:r>
      <w:r w:rsidR="003666DE">
        <w:rPr>
          <w:b/>
          <w:sz w:val="26"/>
          <w:szCs w:val="26"/>
        </w:rPr>
        <w:t>GAS Trading</w:t>
      </w:r>
      <w:r w:rsidRPr="005329C2">
        <w:rPr>
          <w:b/>
          <w:sz w:val="26"/>
          <w:szCs w:val="26"/>
        </w:rPr>
        <w:t>)</w:t>
      </w:r>
    </w:p>
    <w:p w14:paraId="6A34464B" w14:textId="77777777" w:rsidR="00830C5A" w:rsidRPr="005329C2" w:rsidRDefault="00830C5A" w:rsidP="00C27283">
      <w:pPr>
        <w:pStyle w:val="ListParagraph"/>
        <w:numPr>
          <w:ilvl w:val="0"/>
          <w:numId w:val="4"/>
        </w:numPr>
        <w:spacing w:before="120" w:after="120"/>
        <w:ind w:left="567"/>
        <w:contextualSpacing w:val="0"/>
        <w:jc w:val="both"/>
        <w:rPr>
          <w:sz w:val="26"/>
          <w:szCs w:val="26"/>
        </w:rPr>
      </w:pPr>
      <w:r w:rsidRPr="005329C2">
        <w:rPr>
          <w:sz w:val="26"/>
          <w:szCs w:val="26"/>
        </w:rPr>
        <w:t>Ông Bùi Văn Trang</w:t>
      </w:r>
      <w:r w:rsidRPr="005329C2">
        <w:rPr>
          <w:sz w:val="26"/>
          <w:szCs w:val="26"/>
        </w:rPr>
        <w:tab/>
      </w:r>
      <w:r w:rsidRPr="005329C2">
        <w:rPr>
          <w:sz w:val="26"/>
          <w:szCs w:val="26"/>
        </w:rPr>
        <w:tab/>
      </w:r>
      <w:r>
        <w:rPr>
          <w:sz w:val="26"/>
          <w:szCs w:val="26"/>
        </w:rPr>
        <w:tab/>
      </w:r>
      <w:r w:rsidRPr="005329C2">
        <w:rPr>
          <w:sz w:val="26"/>
          <w:szCs w:val="26"/>
        </w:rPr>
        <w:t>- Phó Giám đốc;</w:t>
      </w:r>
    </w:p>
    <w:p w14:paraId="72799D5C" w14:textId="77777777" w:rsidR="00830C5A" w:rsidRPr="005329C2" w:rsidRDefault="00830C5A" w:rsidP="00C27283">
      <w:pPr>
        <w:pStyle w:val="ListParagraph"/>
        <w:numPr>
          <w:ilvl w:val="0"/>
          <w:numId w:val="4"/>
        </w:numPr>
        <w:spacing w:before="120" w:after="120"/>
        <w:ind w:left="567"/>
        <w:contextualSpacing w:val="0"/>
        <w:jc w:val="both"/>
        <w:rPr>
          <w:sz w:val="26"/>
          <w:szCs w:val="26"/>
        </w:rPr>
      </w:pPr>
      <w:r w:rsidRPr="005329C2">
        <w:rPr>
          <w:sz w:val="26"/>
          <w:szCs w:val="26"/>
        </w:rPr>
        <w:t>Ông Nguyễn Sinh An</w:t>
      </w:r>
      <w:r w:rsidRPr="005329C2">
        <w:rPr>
          <w:sz w:val="26"/>
          <w:szCs w:val="26"/>
        </w:rPr>
        <w:tab/>
      </w:r>
      <w:r w:rsidRPr="005329C2">
        <w:rPr>
          <w:sz w:val="26"/>
          <w:szCs w:val="26"/>
        </w:rPr>
        <w:tab/>
      </w:r>
      <w:r>
        <w:rPr>
          <w:sz w:val="26"/>
          <w:szCs w:val="26"/>
        </w:rPr>
        <w:tab/>
      </w:r>
      <w:r w:rsidRPr="005329C2">
        <w:rPr>
          <w:sz w:val="26"/>
          <w:szCs w:val="26"/>
        </w:rPr>
        <w:t>- Phó phòng Kinh doanh.</w:t>
      </w:r>
    </w:p>
    <w:p w14:paraId="1DFF2B8C" w14:textId="77777777" w:rsidR="006D3D33" w:rsidRPr="005329C2" w:rsidRDefault="006D3D33" w:rsidP="00C27283">
      <w:pPr>
        <w:pStyle w:val="ListParagraph"/>
        <w:numPr>
          <w:ilvl w:val="0"/>
          <w:numId w:val="3"/>
        </w:numPr>
        <w:spacing w:before="120" w:after="120"/>
        <w:ind w:left="567" w:hanging="426"/>
        <w:contextualSpacing w:val="0"/>
        <w:jc w:val="both"/>
        <w:rPr>
          <w:b/>
          <w:sz w:val="26"/>
          <w:szCs w:val="26"/>
        </w:rPr>
      </w:pPr>
      <w:r w:rsidRPr="005329C2">
        <w:rPr>
          <w:b/>
          <w:sz w:val="26"/>
          <w:szCs w:val="26"/>
        </w:rPr>
        <w:t>Chi nhánh Kinh doanh LNG (PV GAS LNG)</w:t>
      </w:r>
    </w:p>
    <w:p w14:paraId="61365A72" w14:textId="1FF4A19A" w:rsidR="006D3D33" w:rsidRDefault="006D3D33" w:rsidP="00C27283">
      <w:pPr>
        <w:pStyle w:val="ListParagraph"/>
        <w:numPr>
          <w:ilvl w:val="0"/>
          <w:numId w:val="4"/>
        </w:numPr>
        <w:spacing w:before="120" w:after="120"/>
        <w:ind w:left="567"/>
        <w:contextualSpacing w:val="0"/>
        <w:jc w:val="both"/>
        <w:rPr>
          <w:sz w:val="26"/>
          <w:szCs w:val="26"/>
        </w:rPr>
      </w:pPr>
      <w:r w:rsidRPr="005329C2">
        <w:rPr>
          <w:sz w:val="26"/>
          <w:szCs w:val="26"/>
        </w:rPr>
        <w:t>Ông</w:t>
      </w:r>
      <w:r w:rsidR="00B12D9E" w:rsidRPr="005329C2">
        <w:rPr>
          <w:sz w:val="26"/>
          <w:szCs w:val="26"/>
        </w:rPr>
        <w:t xml:space="preserve"> </w:t>
      </w:r>
      <w:r w:rsidR="009115C5">
        <w:rPr>
          <w:sz w:val="26"/>
          <w:szCs w:val="26"/>
        </w:rPr>
        <w:t>Phan Huy Vượng</w:t>
      </w:r>
      <w:r w:rsidRPr="005329C2">
        <w:rPr>
          <w:sz w:val="26"/>
          <w:szCs w:val="26"/>
        </w:rPr>
        <w:tab/>
      </w:r>
      <w:r w:rsidRPr="005329C2">
        <w:rPr>
          <w:sz w:val="26"/>
          <w:szCs w:val="26"/>
        </w:rPr>
        <w:tab/>
      </w:r>
      <w:r w:rsidR="00B12D9E" w:rsidRPr="005329C2">
        <w:rPr>
          <w:sz w:val="26"/>
          <w:szCs w:val="26"/>
        </w:rPr>
        <w:t>- Giám đốc;</w:t>
      </w:r>
    </w:p>
    <w:p w14:paraId="06E86219" w14:textId="7D31466E" w:rsidR="00531E82" w:rsidRDefault="00531E82" w:rsidP="00C27283">
      <w:pPr>
        <w:pStyle w:val="ListParagraph"/>
        <w:numPr>
          <w:ilvl w:val="0"/>
          <w:numId w:val="4"/>
        </w:numPr>
        <w:spacing w:before="120" w:after="120"/>
        <w:ind w:left="567"/>
        <w:contextualSpacing w:val="0"/>
        <w:jc w:val="both"/>
        <w:rPr>
          <w:sz w:val="26"/>
          <w:szCs w:val="26"/>
        </w:rPr>
      </w:pPr>
      <w:r>
        <w:rPr>
          <w:sz w:val="26"/>
          <w:szCs w:val="26"/>
        </w:rPr>
        <w:t>Ông Hồ Diên Vượng</w:t>
      </w:r>
      <w:r>
        <w:rPr>
          <w:sz w:val="26"/>
          <w:szCs w:val="26"/>
        </w:rPr>
        <w:tab/>
      </w:r>
      <w:r>
        <w:rPr>
          <w:sz w:val="26"/>
          <w:szCs w:val="26"/>
        </w:rPr>
        <w:tab/>
      </w:r>
      <w:r>
        <w:rPr>
          <w:sz w:val="26"/>
          <w:szCs w:val="26"/>
        </w:rPr>
        <w:tab/>
        <w:t>- Phó Giám đốc</w:t>
      </w:r>
    </w:p>
    <w:p w14:paraId="04E1A20D" w14:textId="4BA1B4B5" w:rsidR="00A3490F" w:rsidRPr="005329C2" w:rsidRDefault="00113F2B" w:rsidP="00C27283">
      <w:pPr>
        <w:pStyle w:val="ListParagraph"/>
        <w:numPr>
          <w:ilvl w:val="0"/>
          <w:numId w:val="4"/>
        </w:numPr>
        <w:spacing w:before="120" w:after="120"/>
        <w:ind w:left="567"/>
        <w:contextualSpacing w:val="0"/>
        <w:jc w:val="both"/>
        <w:rPr>
          <w:sz w:val="26"/>
          <w:szCs w:val="26"/>
        </w:rPr>
      </w:pPr>
      <w:ins w:id="1" w:author="Bùi Duy Hưng (KDK)" w:date="2026-10-26T16:32:00Z">
        <w:r>
          <w:rPr>
            <w:sz w:val="26"/>
            <w:szCs w:val="26"/>
          </w:rPr>
          <w:t xml:space="preserve">Ông </w:t>
        </w:r>
      </w:ins>
      <w:r w:rsidR="00A3490F">
        <w:rPr>
          <w:sz w:val="26"/>
          <w:szCs w:val="26"/>
        </w:rPr>
        <w:t>Ngô Duy Trọng</w:t>
      </w:r>
      <w:r w:rsidR="00A3490F">
        <w:rPr>
          <w:sz w:val="26"/>
          <w:szCs w:val="26"/>
        </w:rPr>
        <w:tab/>
      </w:r>
      <w:r w:rsidR="00A3490F">
        <w:rPr>
          <w:sz w:val="26"/>
          <w:szCs w:val="26"/>
        </w:rPr>
        <w:tab/>
      </w:r>
      <w:r w:rsidR="00A3490F">
        <w:rPr>
          <w:sz w:val="26"/>
          <w:szCs w:val="26"/>
        </w:rPr>
        <w:tab/>
        <w:t>- Kế toán Trưởng</w:t>
      </w:r>
      <w:r w:rsidR="00C32411">
        <w:rPr>
          <w:sz w:val="26"/>
          <w:szCs w:val="26"/>
        </w:rPr>
        <w:t>;</w:t>
      </w:r>
    </w:p>
    <w:p w14:paraId="7D38B747" w14:textId="5B71444D" w:rsidR="006D3D33" w:rsidRPr="005329C2" w:rsidRDefault="006D3D33" w:rsidP="00C27283">
      <w:pPr>
        <w:pStyle w:val="ListParagraph"/>
        <w:numPr>
          <w:ilvl w:val="0"/>
          <w:numId w:val="4"/>
        </w:numPr>
        <w:spacing w:before="120" w:after="120"/>
        <w:ind w:left="567"/>
        <w:contextualSpacing w:val="0"/>
        <w:jc w:val="both"/>
        <w:rPr>
          <w:sz w:val="26"/>
          <w:szCs w:val="26"/>
        </w:rPr>
      </w:pPr>
      <w:r w:rsidRPr="005329C2">
        <w:rPr>
          <w:sz w:val="26"/>
          <w:szCs w:val="26"/>
        </w:rPr>
        <w:t>Ông</w:t>
      </w:r>
      <w:r w:rsidR="0048120D" w:rsidRPr="005329C2">
        <w:rPr>
          <w:sz w:val="26"/>
          <w:szCs w:val="26"/>
        </w:rPr>
        <w:t xml:space="preserve"> Nguyễn Đức Thắng</w:t>
      </w:r>
      <w:r w:rsidRPr="005329C2">
        <w:rPr>
          <w:sz w:val="26"/>
          <w:szCs w:val="26"/>
        </w:rPr>
        <w:tab/>
      </w:r>
      <w:r w:rsidR="002549AC">
        <w:rPr>
          <w:sz w:val="26"/>
          <w:szCs w:val="26"/>
        </w:rPr>
        <w:tab/>
      </w:r>
      <w:r w:rsidR="00B12D9E" w:rsidRPr="005329C2">
        <w:rPr>
          <w:sz w:val="26"/>
          <w:szCs w:val="26"/>
        </w:rPr>
        <w:t>-</w:t>
      </w:r>
      <w:r w:rsidR="00C60616" w:rsidRPr="005329C2">
        <w:rPr>
          <w:sz w:val="26"/>
          <w:szCs w:val="26"/>
        </w:rPr>
        <w:t xml:space="preserve"> Trưởng phòng KHĐT</w:t>
      </w:r>
      <w:r w:rsidR="0056355E" w:rsidRPr="005329C2">
        <w:rPr>
          <w:sz w:val="26"/>
          <w:szCs w:val="26"/>
        </w:rPr>
        <w:t>;</w:t>
      </w:r>
    </w:p>
    <w:p w14:paraId="5FFFEEDD" w14:textId="19BA2F54" w:rsidR="006D3D33" w:rsidRPr="00BD7586" w:rsidRDefault="00BD7586" w:rsidP="00BD7586">
      <w:pPr>
        <w:pStyle w:val="ListParagraph"/>
        <w:numPr>
          <w:ilvl w:val="0"/>
          <w:numId w:val="3"/>
        </w:numPr>
        <w:spacing w:before="120" w:after="120"/>
        <w:ind w:left="567" w:hanging="426"/>
        <w:contextualSpacing w:val="0"/>
        <w:jc w:val="both"/>
        <w:rPr>
          <w:b/>
          <w:sz w:val="26"/>
          <w:szCs w:val="26"/>
        </w:rPr>
      </w:pPr>
      <w:r w:rsidRPr="00BD7586">
        <w:rPr>
          <w:b/>
          <w:sz w:val="26"/>
          <w:szCs w:val="26"/>
        </w:rPr>
        <w:t>Công ty Cổ phần Phân phối Khí</w:t>
      </w:r>
      <w:r>
        <w:rPr>
          <w:b/>
          <w:sz w:val="26"/>
          <w:szCs w:val="26"/>
        </w:rPr>
        <w:t xml:space="preserve"> </w:t>
      </w:r>
      <w:r w:rsidRPr="00BD7586">
        <w:rPr>
          <w:b/>
          <w:sz w:val="26"/>
          <w:szCs w:val="26"/>
        </w:rPr>
        <w:t>thấp áp Dầu khí Việt Nam (PV GAS D)</w:t>
      </w:r>
    </w:p>
    <w:p w14:paraId="787B7D2F" w14:textId="2A8FBD69" w:rsidR="00B12D9E" w:rsidRPr="005329C2" w:rsidRDefault="00770686" w:rsidP="00C27283">
      <w:pPr>
        <w:pStyle w:val="ListParagraph"/>
        <w:numPr>
          <w:ilvl w:val="0"/>
          <w:numId w:val="4"/>
        </w:numPr>
        <w:spacing w:before="120" w:after="120"/>
        <w:ind w:left="567"/>
        <w:contextualSpacing w:val="0"/>
        <w:jc w:val="both"/>
        <w:rPr>
          <w:sz w:val="26"/>
          <w:szCs w:val="26"/>
        </w:rPr>
      </w:pPr>
      <w:r>
        <w:rPr>
          <w:sz w:val="26"/>
          <w:szCs w:val="26"/>
        </w:rPr>
        <w:t xml:space="preserve">Bà </w:t>
      </w:r>
      <w:r w:rsidRPr="00770686">
        <w:rPr>
          <w:sz w:val="26"/>
          <w:szCs w:val="26"/>
        </w:rPr>
        <w:t>Nguyễn Thị Hoàng Oanh</w:t>
      </w:r>
      <w:r w:rsidR="006D3D33" w:rsidRPr="005329C2">
        <w:rPr>
          <w:sz w:val="26"/>
          <w:szCs w:val="26"/>
        </w:rPr>
        <w:tab/>
      </w:r>
      <w:r w:rsidR="006D3D33" w:rsidRPr="005329C2">
        <w:rPr>
          <w:sz w:val="26"/>
          <w:szCs w:val="26"/>
        </w:rPr>
        <w:tab/>
      </w:r>
      <w:r w:rsidR="00B12D9E" w:rsidRPr="005329C2">
        <w:rPr>
          <w:sz w:val="26"/>
          <w:szCs w:val="26"/>
        </w:rPr>
        <w:t xml:space="preserve">- </w:t>
      </w:r>
      <w:r>
        <w:rPr>
          <w:sz w:val="26"/>
          <w:szCs w:val="26"/>
        </w:rPr>
        <w:t xml:space="preserve">Phó </w:t>
      </w:r>
      <w:r w:rsidR="00B12D9E" w:rsidRPr="005329C2">
        <w:rPr>
          <w:sz w:val="26"/>
          <w:szCs w:val="26"/>
        </w:rPr>
        <w:t>Giám đốc;</w:t>
      </w:r>
    </w:p>
    <w:p w14:paraId="347E594E" w14:textId="45D588D4" w:rsidR="006D3D33" w:rsidRDefault="006D3D33" w:rsidP="00C27283">
      <w:pPr>
        <w:pStyle w:val="ListParagraph"/>
        <w:numPr>
          <w:ilvl w:val="0"/>
          <w:numId w:val="4"/>
        </w:numPr>
        <w:spacing w:before="120" w:after="120"/>
        <w:ind w:left="567"/>
        <w:contextualSpacing w:val="0"/>
        <w:jc w:val="both"/>
        <w:rPr>
          <w:sz w:val="26"/>
          <w:szCs w:val="26"/>
        </w:rPr>
      </w:pPr>
      <w:r w:rsidRPr="005329C2">
        <w:rPr>
          <w:sz w:val="26"/>
          <w:szCs w:val="26"/>
        </w:rPr>
        <w:t>Ông</w:t>
      </w:r>
      <w:r w:rsidR="00770686">
        <w:rPr>
          <w:sz w:val="26"/>
          <w:szCs w:val="26"/>
        </w:rPr>
        <w:t xml:space="preserve"> Nguyễn Văn Hà</w:t>
      </w:r>
      <w:r w:rsidR="002D729C">
        <w:rPr>
          <w:sz w:val="26"/>
          <w:szCs w:val="26"/>
        </w:rPr>
        <w:tab/>
      </w:r>
      <w:r w:rsidR="002D729C">
        <w:rPr>
          <w:sz w:val="26"/>
          <w:szCs w:val="26"/>
        </w:rPr>
        <w:tab/>
      </w:r>
      <w:r w:rsidR="002D729C">
        <w:rPr>
          <w:sz w:val="26"/>
          <w:szCs w:val="26"/>
        </w:rPr>
        <w:tab/>
      </w:r>
      <w:r w:rsidRPr="005329C2">
        <w:rPr>
          <w:sz w:val="26"/>
          <w:szCs w:val="26"/>
        </w:rPr>
        <w:t>-</w:t>
      </w:r>
      <w:r w:rsidR="00B12D9E" w:rsidRPr="005329C2">
        <w:rPr>
          <w:sz w:val="26"/>
          <w:szCs w:val="26"/>
        </w:rPr>
        <w:t xml:space="preserve"> </w:t>
      </w:r>
      <w:r w:rsidR="00A15C42">
        <w:rPr>
          <w:sz w:val="26"/>
          <w:szCs w:val="26"/>
        </w:rPr>
        <w:t xml:space="preserve">Trưởng </w:t>
      </w:r>
      <w:r w:rsidR="009D0699">
        <w:rPr>
          <w:sz w:val="26"/>
          <w:szCs w:val="26"/>
        </w:rPr>
        <w:t>Phòng Kinh doanh</w:t>
      </w:r>
    </w:p>
    <w:p w14:paraId="6E34C818" w14:textId="77777777" w:rsidR="00686CCD" w:rsidRPr="005329C2" w:rsidRDefault="00686CCD" w:rsidP="00283B8A">
      <w:pPr>
        <w:numPr>
          <w:ilvl w:val="0"/>
          <w:numId w:val="2"/>
        </w:numPr>
        <w:tabs>
          <w:tab w:val="clear" w:pos="720"/>
          <w:tab w:val="num" w:pos="567"/>
        </w:tabs>
        <w:spacing w:before="120" w:after="120"/>
        <w:ind w:left="567" w:hanging="567"/>
        <w:jc w:val="both"/>
        <w:rPr>
          <w:rFonts w:ascii="Times New Roman" w:hAnsi="Times New Roman"/>
          <w:b/>
          <w:sz w:val="26"/>
          <w:szCs w:val="26"/>
        </w:rPr>
      </w:pPr>
      <w:r w:rsidRPr="005329C2">
        <w:rPr>
          <w:rFonts w:ascii="Times New Roman" w:hAnsi="Times New Roman"/>
          <w:b/>
          <w:sz w:val="26"/>
          <w:szCs w:val="26"/>
        </w:rPr>
        <w:t>Nội dung</w:t>
      </w:r>
    </w:p>
    <w:p w14:paraId="2D0551FD" w14:textId="77777777" w:rsidR="00093C02" w:rsidRPr="00D06BC3" w:rsidRDefault="00D07E7D" w:rsidP="00D07E7D">
      <w:pPr>
        <w:autoSpaceDE w:val="0"/>
        <w:autoSpaceDN w:val="0"/>
        <w:adjustRightInd w:val="0"/>
        <w:spacing w:before="120" w:after="120"/>
        <w:ind w:firstLine="567"/>
        <w:jc w:val="both"/>
        <w:rPr>
          <w:rFonts w:ascii="Times New Roman" w:hAnsi="Times New Roman"/>
          <w:sz w:val="26"/>
          <w:szCs w:val="26"/>
        </w:rPr>
      </w:pPr>
      <w:r w:rsidRPr="00D06BC3">
        <w:rPr>
          <w:rFonts w:ascii="Times New Roman" w:hAnsi="Times New Roman"/>
          <w:sz w:val="26"/>
          <w:szCs w:val="26"/>
        </w:rPr>
        <w:t>Căn cứ</w:t>
      </w:r>
      <w:r w:rsidR="00093C02" w:rsidRPr="00D06BC3">
        <w:rPr>
          <w:rFonts w:ascii="Times New Roman" w:hAnsi="Times New Roman"/>
          <w:sz w:val="26"/>
          <w:szCs w:val="26"/>
        </w:rPr>
        <w:t>:</w:t>
      </w:r>
    </w:p>
    <w:p w14:paraId="78E81EC8" w14:textId="0FCFABFA" w:rsidR="00D07E7D" w:rsidRPr="00D06BC3" w:rsidRDefault="00D07E7D" w:rsidP="001B5C9A">
      <w:pPr>
        <w:pStyle w:val="ListParagraph"/>
        <w:numPr>
          <w:ilvl w:val="0"/>
          <w:numId w:val="6"/>
        </w:numPr>
        <w:autoSpaceDE w:val="0"/>
        <w:autoSpaceDN w:val="0"/>
        <w:adjustRightInd w:val="0"/>
        <w:spacing w:before="120" w:after="120"/>
        <w:ind w:left="900"/>
        <w:jc w:val="both"/>
        <w:rPr>
          <w:sz w:val="26"/>
          <w:szCs w:val="26"/>
        </w:rPr>
      </w:pPr>
      <w:r w:rsidRPr="00D06BC3">
        <w:rPr>
          <w:sz w:val="26"/>
          <w:szCs w:val="26"/>
        </w:rPr>
        <w:t>Quy chế quản lý hoạt động kinh doanh các Sản phẩm khí của Tổng công ty Khí Việt Nam được Hội đồng quản trị Tổng công ty ban hành tại Quyết định số 1436/QĐ-KVN ngày 24/09/2026.</w:t>
      </w:r>
    </w:p>
    <w:p w14:paraId="79ED3AD9" w14:textId="5912F183" w:rsidR="001A01AF" w:rsidRPr="00D06BC3" w:rsidRDefault="00D07E7D" w:rsidP="001B5C9A">
      <w:pPr>
        <w:pStyle w:val="ListParagraph"/>
        <w:numPr>
          <w:ilvl w:val="0"/>
          <w:numId w:val="6"/>
        </w:numPr>
        <w:autoSpaceDE w:val="0"/>
        <w:autoSpaceDN w:val="0"/>
        <w:adjustRightInd w:val="0"/>
        <w:spacing w:before="120" w:after="120"/>
        <w:ind w:left="900"/>
        <w:jc w:val="both"/>
        <w:rPr>
          <w:sz w:val="26"/>
          <w:szCs w:val="26"/>
        </w:rPr>
      </w:pPr>
      <w:r w:rsidRPr="00D06BC3">
        <w:rPr>
          <w:sz w:val="26"/>
          <w:szCs w:val="26"/>
        </w:rPr>
        <w:t>Thông báo số 50/TB-KVN ngày 19/10/2026 về việc thông báo kết luận của Tổng giám đốc Tổng công ty về công tác kinh doanh LNG cho khách hàng công nghiệp.</w:t>
      </w:r>
    </w:p>
    <w:p w14:paraId="50F8BC8F" w14:textId="30617EF7" w:rsidR="00B81909" w:rsidRDefault="00B81909" w:rsidP="001B5C9A">
      <w:pPr>
        <w:pStyle w:val="ListParagraph"/>
        <w:numPr>
          <w:ilvl w:val="0"/>
          <w:numId w:val="6"/>
        </w:numPr>
        <w:autoSpaceDE w:val="0"/>
        <w:autoSpaceDN w:val="0"/>
        <w:adjustRightInd w:val="0"/>
        <w:spacing w:before="120" w:after="120"/>
        <w:ind w:left="900"/>
        <w:jc w:val="both"/>
        <w:rPr>
          <w:ins w:id="2" w:author="Bùi Duy Hưng (KDK)" w:date="2026-10-26T16:35:00Z"/>
          <w:sz w:val="26"/>
          <w:szCs w:val="26"/>
        </w:rPr>
      </w:pPr>
      <w:r w:rsidRPr="00D06BC3">
        <w:rPr>
          <w:sz w:val="26"/>
          <w:szCs w:val="26"/>
        </w:rPr>
        <w:t xml:space="preserve">Công văn số 2392/KVN-PTKD ngày 20/10/2026 về việc </w:t>
      </w:r>
      <w:r w:rsidR="00767E0D" w:rsidRPr="00D06BC3">
        <w:rPr>
          <w:sz w:val="26"/>
          <w:szCs w:val="26"/>
        </w:rPr>
        <w:t>kinh doanh LNG cho khách hàng công nghiệp</w:t>
      </w:r>
      <w:r w:rsidRPr="00D06BC3">
        <w:rPr>
          <w:sz w:val="26"/>
          <w:szCs w:val="26"/>
        </w:rPr>
        <w:t>.</w:t>
      </w:r>
    </w:p>
    <w:p w14:paraId="2750A73E" w14:textId="71828D9E" w:rsidR="00B95B7D" w:rsidRPr="00D06BC3" w:rsidRDefault="00B95B7D" w:rsidP="001B5C9A">
      <w:pPr>
        <w:pStyle w:val="ListParagraph"/>
        <w:numPr>
          <w:ilvl w:val="0"/>
          <w:numId w:val="6"/>
        </w:numPr>
        <w:autoSpaceDE w:val="0"/>
        <w:autoSpaceDN w:val="0"/>
        <w:adjustRightInd w:val="0"/>
        <w:spacing w:before="120" w:after="120"/>
        <w:ind w:left="900"/>
        <w:jc w:val="both"/>
        <w:rPr>
          <w:sz w:val="26"/>
          <w:szCs w:val="26"/>
        </w:rPr>
      </w:pPr>
      <w:ins w:id="3" w:author="Bùi Duy Hưng (KDK)" w:date="2026-10-26T16:35:00Z">
        <w:r>
          <w:rPr>
            <w:sz w:val="26"/>
            <w:szCs w:val="26"/>
          </w:rPr>
          <w:t xml:space="preserve">Căn cứ Hợp đồng mua bán </w:t>
        </w:r>
      </w:ins>
      <w:ins w:id="4" w:author="Bùi Duy Hưng (KDK)" w:date="2026-10-26T16:36:00Z">
        <w:r w:rsidRPr="00B95B7D">
          <w:rPr>
            <w:sz w:val="26"/>
            <w:szCs w:val="26"/>
          </w:rPr>
          <w:t>LNG số 140/2026/PVGASTRADING-PVGASD/B4 ký ngày 17/04/2026 giữa PV GAS Trading và PV GAS D (hiệu lực đến ngày 31/12/2026)</w:t>
        </w:r>
        <w:r>
          <w:rPr>
            <w:sz w:val="26"/>
            <w:szCs w:val="26"/>
          </w:rPr>
          <w:t xml:space="preserve"> và các phụ lục, công văn đính kèm.</w:t>
        </w:r>
      </w:ins>
    </w:p>
    <w:p w14:paraId="5EF8CDD0" w14:textId="7B340582" w:rsidR="00411F6C" w:rsidRPr="00D06BC3" w:rsidRDefault="00411F6C" w:rsidP="005802F6">
      <w:pPr>
        <w:pStyle w:val="ListParagraph"/>
        <w:numPr>
          <w:ilvl w:val="0"/>
          <w:numId w:val="6"/>
        </w:numPr>
        <w:autoSpaceDE w:val="0"/>
        <w:autoSpaceDN w:val="0"/>
        <w:adjustRightInd w:val="0"/>
        <w:spacing w:before="120" w:after="120"/>
        <w:ind w:left="900"/>
        <w:jc w:val="both"/>
        <w:rPr>
          <w:b/>
          <w:sz w:val="26"/>
          <w:szCs w:val="26"/>
        </w:rPr>
      </w:pPr>
      <w:r w:rsidRPr="00D06BC3">
        <w:rPr>
          <w:sz w:val="26"/>
          <w:szCs w:val="26"/>
        </w:rPr>
        <w:t>Các bên họp để thống nhất ký hợp đồng mua bán LNG mới hoặc thay đổi vai trò Bên bán trong hợp đồng mua bán LNG hiện hữu</w:t>
      </w:r>
      <w:ins w:id="5" w:author="Bùi Duy Hưng (KDK)" w:date="2026-10-26T16:33:00Z">
        <w:r w:rsidR="00113F2B">
          <w:rPr>
            <w:sz w:val="26"/>
            <w:szCs w:val="26"/>
          </w:rPr>
          <w:t xml:space="preserve"> giữa PV GAS Trading và PV GAS D</w:t>
        </w:r>
      </w:ins>
      <w:r w:rsidRPr="00D06BC3">
        <w:rPr>
          <w:sz w:val="26"/>
          <w:szCs w:val="26"/>
        </w:rPr>
        <w:t>.</w:t>
      </w:r>
    </w:p>
    <w:p w14:paraId="29E52C01" w14:textId="355A89CC" w:rsidR="00411F6C" w:rsidRPr="00D06BC3" w:rsidRDefault="005802F6" w:rsidP="00411F6C">
      <w:pPr>
        <w:spacing w:before="120" w:after="120"/>
        <w:ind w:left="786"/>
        <w:jc w:val="both"/>
        <w:rPr>
          <w:rFonts w:ascii="Times New Roman" w:hAnsi="Times New Roman"/>
          <w:b/>
          <w:sz w:val="26"/>
          <w:szCs w:val="26"/>
          <w:u w:val="single"/>
        </w:rPr>
      </w:pPr>
      <w:r w:rsidRPr="00D06BC3">
        <w:rPr>
          <w:rFonts w:ascii="Times New Roman" w:hAnsi="Times New Roman"/>
          <w:b/>
          <w:sz w:val="26"/>
          <w:szCs w:val="26"/>
          <w:u w:val="single"/>
        </w:rPr>
        <w:t xml:space="preserve">IV.1 </w:t>
      </w:r>
      <w:r w:rsidR="001F0ACE">
        <w:rPr>
          <w:rFonts w:ascii="Times New Roman" w:hAnsi="Times New Roman"/>
          <w:b/>
          <w:sz w:val="26"/>
          <w:szCs w:val="26"/>
          <w:u w:val="single"/>
        </w:rPr>
        <w:t xml:space="preserve"> </w:t>
      </w:r>
      <w:r w:rsidR="00411F6C" w:rsidRPr="00D06BC3">
        <w:rPr>
          <w:rFonts w:ascii="Times New Roman" w:hAnsi="Times New Roman"/>
          <w:b/>
          <w:sz w:val="26"/>
          <w:szCs w:val="26"/>
          <w:u w:val="single"/>
        </w:rPr>
        <w:t>Ý kiến của PV GAS LNG</w:t>
      </w:r>
    </w:p>
    <w:p w14:paraId="62AA5D8A" w14:textId="3078FBB4" w:rsidR="00411F6C" w:rsidRPr="00D06BC3" w:rsidRDefault="00411F6C" w:rsidP="009868E4">
      <w:pPr>
        <w:pStyle w:val="ListParagraph"/>
        <w:numPr>
          <w:ilvl w:val="0"/>
          <w:numId w:val="9"/>
        </w:numPr>
        <w:spacing w:before="120" w:after="120"/>
        <w:jc w:val="both"/>
        <w:rPr>
          <w:sz w:val="26"/>
          <w:szCs w:val="26"/>
        </w:rPr>
      </w:pPr>
      <w:r w:rsidRPr="00D06BC3">
        <w:rPr>
          <w:sz w:val="26"/>
          <w:szCs w:val="26"/>
        </w:rPr>
        <w:lastRenderedPageBreak/>
        <w:t>Căn cứ chỉ đạo của Tổng Công ty, PV</w:t>
      </w:r>
      <w:r w:rsidR="009546C1">
        <w:rPr>
          <w:sz w:val="26"/>
          <w:szCs w:val="26"/>
        </w:rPr>
        <w:t xml:space="preserve"> </w:t>
      </w:r>
      <w:r w:rsidRPr="00D06BC3">
        <w:rPr>
          <w:sz w:val="26"/>
          <w:szCs w:val="26"/>
        </w:rPr>
        <w:t xml:space="preserve">GAS LNG sẽ thực hiện bán LNG cho các </w:t>
      </w:r>
      <w:r w:rsidR="0003793D" w:rsidRPr="00D06BC3">
        <w:rPr>
          <w:sz w:val="26"/>
          <w:szCs w:val="26"/>
        </w:rPr>
        <w:t>C</w:t>
      </w:r>
      <w:r w:rsidRPr="00D06BC3">
        <w:rPr>
          <w:sz w:val="26"/>
          <w:szCs w:val="26"/>
        </w:rPr>
        <w:t>ông ty con từ ngày 01/11/2026.</w:t>
      </w:r>
    </w:p>
    <w:p w14:paraId="442B4BBD" w14:textId="17031063" w:rsidR="00411F6C" w:rsidRDefault="00411F6C" w:rsidP="009868E4">
      <w:pPr>
        <w:pStyle w:val="ListParagraph"/>
        <w:numPr>
          <w:ilvl w:val="0"/>
          <w:numId w:val="9"/>
        </w:numPr>
        <w:spacing w:before="120" w:after="120"/>
        <w:jc w:val="both"/>
        <w:rPr>
          <w:sz w:val="26"/>
          <w:szCs w:val="26"/>
        </w:rPr>
      </w:pPr>
      <w:r w:rsidRPr="00D06BC3">
        <w:rPr>
          <w:sz w:val="26"/>
          <w:szCs w:val="26"/>
        </w:rPr>
        <w:t>PV</w:t>
      </w:r>
      <w:r w:rsidR="00363CF6">
        <w:rPr>
          <w:sz w:val="26"/>
          <w:szCs w:val="26"/>
        </w:rPr>
        <w:t xml:space="preserve"> </w:t>
      </w:r>
      <w:r w:rsidRPr="00D06BC3">
        <w:rPr>
          <w:sz w:val="26"/>
          <w:szCs w:val="26"/>
        </w:rPr>
        <w:t>GAS LNG sẽ ký hợp đồng mua bán LNG mới hoặc thay đổi vai trò Bên bán trong hợp đồng mua bán LNG hiện hữu tùy thuộc vào ý kiến của PV</w:t>
      </w:r>
      <w:r w:rsidR="00136F54">
        <w:rPr>
          <w:sz w:val="26"/>
          <w:szCs w:val="26"/>
        </w:rPr>
        <w:t xml:space="preserve"> </w:t>
      </w:r>
      <w:r w:rsidRPr="00D06BC3">
        <w:rPr>
          <w:sz w:val="26"/>
          <w:szCs w:val="26"/>
        </w:rPr>
        <w:t xml:space="preserve">GAS </w:t>
      </w:r>
      <w:r w:rsidR="00C76998">
        <w:rPr>
          <w:sz w:val="26"/>
          <w:szCs w:val="26"/>
        </w:rPr>
        <w:t>D</w:t>
      </w:r>
      <w:r w:rsidRPr="00D06BC3">
        <w:rPr>
          <w:sz w:val="26"/>
          <w:szCs w:val="26"/>
        </w:rPr>
        <w:t xml:space="preserve"> và </w:t>
      </w:r>
      <w:r w:rsidR="005802F6" w:rsidRPr="00D06BC3">
        <w:rPr>
          <w:sz w:val="26"/>
          <w:szCs w:val="26"/>
        </w:rPr>
        <w:t>PV</w:t>
      </w:r>
      <w:r w:rsidR="00136F54">
        <w:rPr>
          <w:sz w:val="26"/>
          <w:szCs w:val="26"/>
        </w:rPr>
        <w:t xml:space="preserve"> </w:t>
      </w:r>
      <w:r w:rsidR="005802F6" w:rsidRPr="00D06BC3">
        <w:rPr>
          <w:sz w:val="26"/>
          <w:szCs w:val="26"/>
        </w:rPr>
        <w:t>GAS Trading</w:t>
      </w:r>
      <w:r w:rsidRPr="00D06BC3">
        <w:rPr>
          <w:sz w:val="26"/>
          <w:szCs w:val="26"/>
        </w:rPr>
        <w:t>.</w:t>
      </w:r>
    </w:p>
    <w:p w14:paraId="14BB8556" w14:textId="7133A672" w:rsidR="00CF4D26" w:rsidRPr="00D06BC3" w:rsidRDefault="005802F6" w:rsidP="00AB15F6">
      <w:pPr>
        <w:spacing w:before="120" w:after="120"/>
        <w:ind w:left="786"/>
        <w:jc w:val="both"/>
        <w:rPr>
          <w:rFonts w:ascii="Times New Roman" w:hAnsi="Times New Roman"/>
          <w:b/>
          <w:sz w:val="26"/>
          <w:szCs w:val="26"/>
          <w:u w:val="single"/>
        </w:rPr>
      </w:pPr>
      <w:r w:rsidRPr="00D06BC3">
        <w:rPr>
          <w:rFonts w:ascii="Times New Roman" w:hAnsi="Times New Roman"/>
          <w:b/>
          <w:sz w:val="26"/>
          <w:szCs w:val="26"/>
          <w:u w:val="single"/>
        </w:rPr>
        <w:t>IV.2</w:t>
      </w:r>
      <w:r w:rsidR="0054530E">
        <w:rPr>
          <w:rFonts w:ascii="Times New Roman" w:hAnsi="Times New Roman"/>
          <w:b/>
          <w:sz w:val="26"/>
          <w:szCs w:val="26"/>
          <w:u w:val="single"/>
        </w:rPr>
        <w:t xml:space="preserve"> </w:t>
      </w:r>
      <w:r w:rsidRPr="00D06BC3">
        <w:rPr>
          <w:rFonts w:ascii="Times New Roman" w:hAnsi="Times New Roman"/>
          <w:b/>
          <w:sz w:val="26"/>
          <w:szCs w:val="26"/>
          <w:u w:val="single"/>
        </w:rPr>
        <w:t xml:space="preserve"> </w:t>
      </w:r>
      <w:r w:rsidR="00411F6C" w:rsidRPr="00D06BC3">
        <w:rPr>
          <w:rFonts w:ascii="Times New Roman" w:hAnsi="Times New Roman"/>
          <w:b/>
          <w:sz w:val="26"/>
          <w:szCs w:val="26"/>
          <w:u w:val="single"/>
        </w:rPr>
        <w:t xml:space="preserve">Ý kiến của </w:t>
      </w:r>
      <w:r w:rsidR="00691330" w:rsidRPr="00D06BC3">
        <w:rPr>
          <w:rFonts w:ascii="Times New Roman" w:hAnsi="Times New Roman"/>
          <w:b/>
          <w:sz w:val="26"/>
          <w:szCs w:val="26"/>
          <w:u w:val="single"/>
        </w:rPr>
        <w:t xml:space="preserve">PV GAS </w:t>
      </w:r>
      <w:r w:rsidR="00AE08F7">
        <w:rPr>
          <w:rFonts w:ascii="Times New Roman" w:hAnsi="Times New Roman"/>
          <w:b/>
          <w:sz w:val="26"/>
          <w:szCs w:val="26"/>
          <w:u w:val="single"/>
        </w:rPr>
        <w:t>D</w:t>
      </w:r>
      <w:r w:rsidR="00BD4D9B" w:rsidRPr="00D06BC3">
        <w:rPr>
          <w:rFonts w:ascii="Times New Roman" w:hAnsi="Times New Roman"/>
          <w:b/>
          <w:sz w:val="26"/>
          <w:szCs w:val="26"/>
          <w:u w:val="single"/>
        </w:rPr>
        <w:t>:</w:t>
      </w:r>
    </w:p>
    <w:p w14:paraId="49BB912D" w14:textId="4C45BA0F" w:rsidR="00AE08F7" w:rsidRDefault="00AE08F7" w:rsidP="00AB15F6">
      <w:pPr>
        <w:pStyle w:val="ListParagraph"/>
        <w:numPr>
          <w:ilvl w:val="0"/>
          <w:numId w:val="9"/>
        </w:numPr>
        <w:spacing w:before="120" w:after="120"/>
        <w:jc w:val="both"/>
        <w:rPr>
          <w:sz w:val="26"/>
          <w:szCs w:val="26"/>
        </w:rPr>
      </w:pPr>
      <w:r>
        <w:rPr>
          <w:sz w:val="26"/>
          <w:szCs w:val="26"/>
        </w:rPr>
        <w:t xml:space="preserve">Giữa </w:t>
      </w:r>
      <w:r w:rsidRPr="00AE08F7">
        <w:rPr>
          <w:sz w:val="26"/>
          <w:szCs w:val="26"/>
        </w:rPr>
        <w:t xml:space="preserve">PV GAS D và </w:t>
      </w:r>
      <w:r w:rsidR="00191E17" w:rsidRPr="00D06BC3">
        <w:rPr>
          <w:sz w:val="26"/>
          <w:szCs w:val="26"/>
        </w:rPr>
        <w:t>PV</w:t>
      </w:r>
      <w:r w:rsidR="00191E17">
        <w:rPr>
          <w:sz w:val="26"/>
          <w:szCs w:val="26"/>
        </w:rPr>
        <w:t xml:space="preserve"> </w:t>
      </w:r>
      <w:r w:rsidR="00191E17" w:rsidRPr="00D06BC3">
        <w:rPr>
          <w:sz w:val="26"/>
          <w:szCs w:val="26"/>
        </w:rPr>
        <w:t xml:space="preserve">GAS Trading </w:t>
      </w:r>
      <w:r>
        <w:rPr>
          <w:sz w:val="26"/>
          <w:szCs w:val="26"/>
        </w:rPr>
        <w:t xml:space="preserve">hiện nay đang có 1 hợp đồng </w:t>
      </w:r>
      <w:r w:rsidR="00C83B49" w:rsidRPr="00C83B49">
        <w:rPr>
          <w:sz w:val="26"/>
          <w:szCs w:val="26"/>
        </w:rPr>
        <w:t>140/2026/PVGASTRADING-PVGASD/B4 ký ngày 17/04/2026</w:t>
      </w:r>
      <w:r>
        <w:rPr>
          <w:sz w:val="26"/>
          <w:szCs w:val="26"/>
        </w:rPr>
        <w:t xml:space="preserve">, </w:t>
      </w:r>
      <w:r w:rsidR="00140520">
        <w:rPr>
          <w:sz w:val="26"/>
          <w:szCs w:val="26"/>
        </w:rPr>
        <w:t>hiệu lực hợp đồng</w:t>
      </w:r>
      <w:r>
        <w:rPr>
          <w:sz w:val="26"/>
          <w:szCs w:val="26"/>
        </w:rPr>
        <w:t xml:space="preserve"> là 31/12/2026.</w:t>
      </w:r>
    </w:p>
    <w:p w14:paraId="21E8B158" w14:textId="2ECC932F" w:rsidR="005D57B1" w:rsidRDefault="00191E17" w:rsidP="00AB15F6">
      <w:pPr>
        <w:pStyle w:val="ListParagraph"/>
        <w:numPr>
          <w:ilvl w:val="0"/>
          <w:numId w:val="9"/>
        </w:numPr>
        <w:spacing w:before="120" w:after="120"/>
        <w:jc w:val="both"/>
        <w:rPr>
          <w:sz w:val="26"/>
          <w:szCs w:val="26"/>
        </w:rPr>
      </w:pPr>
      <w:r>
        <w:rPr>
          <w:sz w:val="26"/>
          <w:szCs w:val="26"/>
        </w:rPr>
        <w:t xml:space="preserve">Để đơn giản các thủ tục chuyển giao, </w:t>
      </w:r>
      <w:r w:rsidR="00137A34" w:rsidRPr="00AE08F7">
        <w:rPr>
          <w:sz w:val="26"/>
          <w:szCs w:val="26"/>
        </w:rPr>
        <w:t xml:space="preserve">PV GAS D </w:t>
      </w:r>
      <w:r w:rsidR="00137A34">
        <w:rPr>
          <w:sz w:val="26"/>
          <w:szCs w:val="26"/>
        </w:rPr>
        <w:t>đề xuất</w:t>
      </w:r>
      <w:r>
        <w:rPr>
          <w:sz w:val="26"/>
          <w:szCs w:val="26"/>
        </w:rPr>
        <w:t xml:space="preserve"> sẽ thực hiện chuyển giao chủ thể hợp đồng hiện hữu từ </w:t>
      </w:r>
      <w:r w:rsidRPr="00D06BC3">
        <w:rPr>
          <w:sz w:val="26"/>
          <w:szCs w:val="26"/>
        </w:rPr>
        <w:t>PV</w:t>
      </w:r>
      <w:r>
        <w:rPr>
          <w:sz w:val="26"/>
          <w:szCs w:val="26"/>
        </w:rPr>
        <w:t xml:space="preserve"> </w:t>
      </w:r>
      <w:r w:rsidRPr="00D06BC3">
        <w:rPr>
          <w:sz w:val="26"/>
          <w:szCs w:val="26"/>
        </w:rPr>
        <w:t>GAS Trading</w:t>
      </w:r>
      <w:r>
        <w:rPr>
          <w:sz w:val="26"/>
          <w:szCs w:val="26"/>
        </w:rPr>
        <w:t xml:space="preserve"> sang PV GAS LNG.</w:t>
      </w:r>
    </w:p>
    <w:p w14:paraId="2418DBC9" w14:textId="17A11B8F" w:rsidR="005802F6" w:rsidRPr="00D06BC3" w:rsidRDefault="005802F6" w:rsidP="00AB15F6">
      <w:pPr>
        <w:spacing w:before="120" w:after="120"/>
        <w:ind w:left="786"/>
        <w:jc w:val="both"/>
        <w:rPr>
          <w:rFonts w:ascii="Times New Roman" w:hAnsi="Times New Roman"/>
          <w:b/>
          <w:sz w:val="26"/>
          <w:szCs w:val="26"/>
          <w:u w:val="single"/>
        </w:rPr>
      </w:pPr>
      <w:r w:rsidRPr="00D06BC3">
        <w:rPr>
          <w:rFonts w:ascii="Times New Roman" w:hAnsi="Times New Roman"/>
          <w:b/>
          <w:sz w:val="26"/>
          <w:szCs w:val="26"/>
          <w:u w:val="single"/>
        </w:rPr>
        <w:t xml:space="preserve">IV.3 </w:t>
      </w:r>
      <w:r w:rsidR="0054530E">
        <w:rPr>
          <w:rFonts w:ascii="Times New Roman" w:hAnsi="Times New Roman"/>
          <w:b/>
          <w:sz w:val="26"/>
          <w:szCs w:val="26"/>
          <w:u w:val="single"/>
        </w:rPr>
        <w:t xml:space="preserve"> </w:t>
      </w:r>
      <w:r w:rsidR="00E449D9" w:rsidRPr="00D06BC3">
        <w:rPr>
          <w:rFonts w:ascii="Times New Roman" w:hAnsi="Times New Roman"/>
          <w:b/>
          <w:sz w:val="26"/>
          <w:szCs w:val="26"/>
          <w:u w:val="single"/>
        </w:rPr>
        <w:t xml:space="preserve">Ý kiến của </w:t>
      </w:r>
      <w:r w:rsidRPr="00D06BC3">
        <w:rPr>
          <w:rFonts w:ascii="Times New Roman" w:hAnsi="Times New Roman"/>
          <w:b/>
          <w:sz w:val="26"/>
          <w:szCs w:val="26"/>
          <w:u w:val="single"/>
        </w:rPr>
        <w:t>PV</w:t>
      </w:r>
      <w:r w:rsidR="00D24A6C" w:rsidRPr="00AB15F6">
        <w:rPr>
          <w:rFonts w:ascii="Times New Roman" w:hAnsi="Times New Roman"/>
          <w:b/>
          <w:sz w:val="26"/>
          <w:szCs w:val="26"/>
          <w:u w:val="single"/>
        </w:rPr>
        <w:t xml:space="preserve"> </w:t>
      </w:r>
      <w:r w:rsidRPr="00D06BC3">
        <w:rPr>
          <w:rFonts w:ascii="Times New Roman" w:hAnsi="Times New Roman"/>
          <w:b/>
          <w:sz w:val="26"/>
          <w:szCs w:val="26"/>
          <w:u w:val="single"/>
        </w:rPr>
        <w:t>GAS Trading</w:t>
      </w:r>
    </w:p>
    <w:p w14:paraId="391C82CF" w14:textId="71527811" w:rsidR="00912CB5" w:rsidRPr="00D06BC3" w:rsidRDefault="005802F6" w:rsidP="000A36F7">
      <w:pPr>
        <w:pStyle w:val="ListParagraph"/>
        <w:numPr>
          <w:ilvl w:val="0"/>
          <w:numId w:val="9"/>
        </w:numPr>
        <w:spacing w:before="120" w:after="120"/>
        <w:jc w:val="both"/>
        <w:rPr>
          <w:sz w:val="26"/>
          <w:szCs w:val="26"/>
        </w:rPr>
      </w:pPr>
      <w:r w:rsidRPr="00D06BC3">
        <w:rPr>
          <w:sz w:val="26"/>
          <w:szCs w:val="26"/>
        </w:rPr>
        <w:t>PV</w:t>
      </w:r>
      <w:r w:rsidR="00191E17">
        <w:rPr>
          <w:sz w:val="26"/>
          <w:szCs w:val="26"/>
        </w:rPr>
        <w:t xml:space="preserve"> </w:t>
      </w:r>
      <w:r w:rsidRPr="00D06BC3">
        <w:rPr>
          <w:sz w:val="26"/>
          <w:szCs w:val="26"/>
        </w:rPr>
        <w:t xml:space="preserve">GAS Trading </w:t>
      </w:r>
      <w:r w:rsidR="002A7A6F" w:rsidRPr="00D06BC3">
        <w:rPr>
          <w:sz w:val="26"/>
          <w:szCs w:val="26"/>
        </w:rPr>
        <w:t>đã</w:t>
      </w:r>
      <w:r w:rsidR="009879E3" w:rsidRPr="00D06BC3">
        <w:rPr>
          <w:sz w:val="26"/>
          <w:szCs w:val="26"/>
        </w:rPr>
        <w:t xml:space="preserve"> có công văn</w:t>
      </w:r>
      <w:r w:rsidR="002A7A6F" w:rsidRPr="00D06BC3">
        <w:rPr>
          <w:sz w:val="26"/>
          <w:szCs w:val="26"/>
        </w:rPr>
        <w:t xml:space="preserve"> 5047/KDK-KD ngày 21/10/2026 về công tác giao nhận LNG từ 01/11/2026, cụ thể</w:t>
      </w:r>
      <w:r w:rsidR="009879E3" w:rsidRPr="00D06BC3">
        <w:rPr>
          <w:sz w:val="26"/>
          <w:szCs w:val="26"/>
        </w:rPr>
        <w:t xml:space="preserve"> </w:t>
      </w:r>
      <w:r w:rsidR="003666DE" w:rsidRPr="00D06BC3">
        <w:rPr>
          <w:sz w:val="26"/>
          <w:szCs w:val="26"/>
        </w:rPr>
        <w:t>PV</w:t>
      </w:r>
      <w:r w:rsidR="006A3BEB">
        <w:rPr>
          <w:sz w:val="26"/>
          <w:szCs w:val="26"/>
        </w:rPr>
        <w:t xml:space="preserve"> </w:t>
      </w:r>
      <w:r w:rsidR="003666DE" w:rsidRPr="00D06BC3">
        <w:rPr>
          <w:sz w:val="26"/>
          <w:szCs w:val="26"/>
        </w:rPr>
        <w:t>GAS Tr</w:t>
      </w:r>
      <w:r w:rsidR="007A314E" w:rsidRPr="00D06BC3">
        <w:rPr>
          <w:sz w:val="26"/>
          <w:szCs w:val="26"/>
        </w:rPr>
        <w:t xml:space="preserve">aing </w:t>
      </w:r>
      <w:r w:rsidR="00E449D9" w:rsidRPr="00D06BC3">
        <w:rPr>
          <w:sz w:val="26"/>
          <w:szCs w:val="26"/>
        </w:rPr>
        <w:t>sẽ ngừng gi</w:t>
      </w:r>
      <w:r w:rsidR="0003793D" w:rsidRPr="00D06BC3">
        <w:rPr>
          <w:sz w:val="26"/>
          <w:szCs w:val="26"/>
        </w:rPr>
        <w:t>ao</w:t>
      </w:r>
      <w:r w:rsidR="00E449D9" w:rsidRPr="00D06BC3">
        <w:rPr>
          <w:sz w:val="26"/>
          <w:szCs w:val="26"/>
        </w:rPr>
        <w:t xml:space="preserve"> LNG cho PV</w:t>
      </w:r>
      <w:r w:rsidR="006A3BEB">
        <w:rPr>
          <w:sz w:val="26"/>
          <w:szCs w:val="26"/>
        </w:rPr>
        <w:t xml:space="preserve"> </w:t>
      </w:r>
      <w:r w:rsidR="00E449D9" w:rsidRPr="00D06BC3">
        <w:rPr>
          <w:sz w:val="26"/>
          <w:szCs w:val="26"/>
        </w:rPr>
        <w:t>GAS</w:t>
      </w:r>
      <w:r w:rsidRPr="00D06BC3">
        <w:rPr>
          <w:sz w:val="26"/>
          <w:szCs w:val="26"/>
        </w:rPr>
        <w:t xml:space="preserve"> </w:t>
      </w:r>
      <w:r w:rsidR="00A86F9C">
        <w:rPr>
          <w:sz w:val="26"/>
          <w:szCs w:val="26"/>
        </w:rPr>
        <w:t>D</w:t>
      </w:r>
      <w:r w:rsidR="00E449D9" w:rsidRPr="00D06BC3">
        <w:rPr>
          <w:sz w:val="26"/>
          <w:szCs w:val="26"/>
        </w:rPr>
        <w:t xml:space="preserve"> kể từ 0h00 ngày 01/11/2026 và sẽ chuy</w:t>
      </w:r>
      <w:r w:rsidRPr="00D06BC3">
        <w:rPr>
          <w:sz w:val="26"/>
          <w:szCs w:val="26"/>
        </w:rPr>
        <w:t>ể</w:t>
      </w:r>
      <w:r w:rsidR="00E449D9" w:rsidRPr="00D06BC3">
        <w:rPr>
          <w:sz w:val="26"/>
          <w:szCs w:val="26"/>
        </w:rPr>
        <w:t>n quyền và nghĩa vụ của Bên bán từ PV</w:t>
      </w:r>
      <w:r w:rsidR="006A3BEB">
        <w:rPr>
          <w:sz w:val="26"/>
          <w:szCs w:val="26"/>
        </w:rPr>
        <w:t xml:space="preserve"> </w:t>
      </w:r>
      <w:r w:rsidR="00E449D9" w:rsidRPr="00D06BC3">
        <w:rPr>
          <w:sz w:val="26"/>
          <w:szCs w:val="26"/>
        </w:rPr>
        <w:t>GAS Trading sang PV</w:t>
      </w:r>
      <w:r w:rsidR="006A3BEB">
        <w:rPr>
          <w:sz w:val="26"/>
          <w:szCs w:val="26"/>
        </w:rPr>
        <w:t xml:space="preserve"> </w:t>
      </w:r>
      <w:r w:rsidR="00E449D9" w:rsidRPr="00D06BC3">
        <w:rPr>
          <w:sz w:val="26"/>
          <w:szCs w:val="26"/>
        </w:rPr>
        <w:t>GAS LNG tại hợp đồng mua bán LNG giữa PV</w:t>
      </w:r>
      <w:r w:rsidR="0018254E">
        <w:rPr>
          <w:sz w:val="26"/>
          <w:szCs w:val="26"/>
        </w:rPr>
        <w:t xml:space="preserve"> </w:t>
      </w:r>
      <w:r w:rsidR="00E449D9" w:rsidRPr="00D06BC3">
        <w:rPr>
          <w:sz w:val="26"/>
          <w:szCs w:val="26"/>
        </w:rPr>
        <w:t>GAS Trading và PV</w:t>
      </w:r>
      <w:r w:rsidR="006A3BEB">
        <w:rPr>
          <w:sz w:val="26"/>
          <w:szCs w:val="26"/>
        </w:rPr>
        <w:t xml:space="preserve"> </w:t>
      </w:r>
      <w:r w:rsidR="00E449D9" w:rsidRPr="00D06BC3">
        <w:rPr>
          <w:sz w:val="26"/>
          <w:szCs w:val="26"/>
        </w:rPr>
        <w:t xml:space="preserve">GAS </w:t>
      </w:r>
      <w:r w:rsidR="00C10B73">
        <w:rPr>
          <w:sz w:val="26"/>
          <w:szCs w:val="26"/>
        </w:rPr>
        <w:t>D</w:t>
      </w:r>
      <w:r w:rsidR="00E449D9" w:rsidRPr="00D06BC3">
        <w:rPr>
          <w:sz w:val="26"/>
          <w:szCs w:val="26"/>
        </w:rPr>
        <w:t>.</w:t>
      </w:r>
    </w:p>
    <w:p w14:paraId="07C83F44" w14:textId="7D4E0997" w:rsidR="005802F6" w:rsidRPr="00D06BC3" w:rsidRDefault="005802F6" w:rsidP="000A36F7">
      <w:pPr>
        <w:pStyle w:val="ListParagraph"/>
        <w:numPr>
          <w:ilvl w:val="0"/>
          <w:numId w:val="9"/>
        </w:numPr>
        <w:spacing w:before="120" w:after="120"/>
        <w:jc w:val="both"/>
        <w:rPr>
          <w:sz w:val="26"/>
          <w:szCs w:val="26"/>
        </w:rPr>
      </w:pPr>
      <w:r w:rsidRPr="00D06BC3">
        <w:rPr>
          <w:sz w:val="26"/>
          <w:szCs w:val="26"/>
        </w:rPr>
        <w:t>PV</w:t>
      </w:r>
      <w:r w:rsidR="004513DD">
        <w:rPr>
          <w:sz w:val="26"/>
          <w:szCs w:val="26"/>
        </w:rPr>
        <w:t xml:space="preserve"> </w:t>
      </w:r>
      <w:r w:rsidRPr="00D06BC3">
        <w:rPr>
          <w:sz w:val="26"/>
          <w:szCs w:val="26"/>
        </w:rPr>
        <w:t>GAS Trading th</w:t>
      </w:r>
      <w:r w:rsidR="00EC47E2">
        <w:rPr>
          <w:sz w:val="26"/>
          <w:szCs w:val="26"/>
        </w:rPr>
        <w:t>ố</w:t>
      </w:r>
      <w:r w:rsidRPr="00D06BC3">
        <w:rPr>
          <w:sz w:val="26"/>
          <w:szCs w:val="26"/>
        </w:rPr>
        <w:t xml:space="preserve">ng nhất sẽ </w:t>
      </w:r>
      <w:del w:id="6" w:author="Bùi Duy Hưng (KDK)" w:date="2026-10-26T16:28:00Z">
        <w:r w:rsidRPr="00D06BC3" w:rsidDel="007F1AF2">
          <w:rPr>
            <w:sz w:val="26"/>
            <w:szCs w:val="26"/>
          </w:rPr>
          <w:delText>ký bên bản bàn giao</w:delText>
        </w:r>
      </w:del>
      <w:ins w:id="7" w:author="Bùi Duy Hưng (KDK)" w:date="2026-10-26T16:28:00Z">
        <w:r w:rsidR="007F1AF2">
          <w:rPr>
            <w:sz w:val="26"/>
            <w:szCs w:val="26"/>
          </w:rPr>
          <w:t>thông báo bằng văn bản</w:t>
        </w:r>
      </w:ins>
      <w:r w:rsidRPr="00D06BC3">
        <w:rPr>
          <w:sz w:val="26"/>
          <w:szCs w:val="26"/>
        </w:rPr>
        <w:t xml:space="preserve"> khối lượng</w:t>
      </w:r>
      <w:ins w:id="8" w:author="Bùi Duy Hưng (KDK)" w:date="2026-10-26T16:18:00Z">
        <w:r w:rsidR="00185F40">
          <w:rPr>
            <w:sz w:val="26"/>
            <w:szCs w:val="26"/>
          </w:rPr>
          <w:t xml:space="preserve"> sổ sách</w:t>
        </w:r>
      </w:ins>
      <w:r w:rsidRPr="00D06BC3">
        <w:rPr>
          <w:sz w:val="26"/>
          <w:szCs w:val="26"/>
        </w:rPr>
        <w:t xml:space="preserve"> còn lại chưa thực hiện</w:t>
      </w:r>
      <w:ins w:id="9" w:author="Bùi Duy Hưng (KDK)" w:date="2026-10-26T16:18:00Z">
        <w:r w:rsidR="00185F40">
          <w:rPr>
            <w:sz w:val="26"/>
            <w:szCs w:val="26"/>
          </w:rPr>
          <w:t xml:space="preserve"> theo cam kết</w:t>
        </w:r>
      </w:ins>
      <w:r w:rsidRPr="00D06BC3">
        <w:rPr>
          <w:sz w:val="26"/>
          <w:szCs w:val="26"/>
        </w:rPr>
        <w:t xml:space="preserve"> hợp đồng</w:t>
      </w:r>
      <w:r w:rsidR="00A95897">
        <w:rPr>
          <w:sz w:val="26"/>
          <w:szCs w:val="26"/>
        </w:rPr>
        <w:t xml:space="preserve"> </w:t>
      </w:r>
      <w:r w:rsidR="0003793D" w:rsidRPr="00D06BC3">
        <w:rPr>
          <w:sz w:val="26"/>
          <w:szCs w:val="26"/>
        </w:rPr>
        <w:t>và đơn giá theo hợp đồng</w:t>
      </w:r>
      <w:ins w:id="10" w:author="Bùi Duy Hưng (KDK)" w:date="2026-10-26T16:18:00Z">
        <w:r w:rsidR="00185F40">
          <w:rPr>
            <w:sz w:val="26"/>
            <w:szCs w:val="26"/>
          </w:rPr>
          <w:t>, công văn đã</w:t>
        </w:r>
      </w:ins>
      <w:r w:rsidR="0003793D" w:rsidRPr="00D06BC3">
        <w:rPr>
          <w:sz w:val="26"/>
          <w:szCs w:val="26"/>
        </w:rPr>
        <w:t xml:space="preserve"> ký </w:t>
      </w:r>
      <w:r w:rsidRPr="00D06BC3">
        <w:rPr>
          <w:sz w:val="26"/>
          <w:szCs w:val="26"/>
        </w:rPr>
        <w:t>với PV</w:t>
      </w:r>
      <w:r w:rsidR="004513DD">
        <w:rPr>
          <w:sz w:val="26"/>
          <w:szCs w:val="26"/>
        </w:rPr>
        <w:t xml:space="preserve"> </w:t>
      </w:r>
      <w:r w:rsidRPr="00D06BC3">
        <w:rPr>
          <w:sz w:val="26"/>
          <w:szCs w:val="26"/>
        </w:rPr>
        <w:t xml:space="preserve">GAS </w:t>
      </w:r>
      <w:r w:rsidR="00B43442">
        <w:rPr>
          <w:sz w:val="26"/>
          <w:szCs w:val="26"/>
        </w:rPr>
        <w:t>D</w:t>
      </w:r>
      <w:r w:rsidRPr="00D06BC3">
        <w:rPr>
          <w:sz w:val="26"/>
          <w:szCs w:val="26"/>
        </w:rPr>
        <w:t xml:space="preserve"> cho PV</w:t>
      </w:r>
      <w:r w:rsidR="004513DD">
        <w:rPr>
          <w:sz w:val="26"/>
          <w:szCs w:val="26"/>
        </w:rPr>
        <w:t xml:space="preserve"> </w:t>
      </w:r>
      <w:r w:rsidRPr="00D06BC3">
        <w:rPr>
          <w:sz w:val="26"/>
          <w:szCs w:val="26"/>
        </w:rPr>
        <w:t xml:space="preserve">GAS LNG tiếp tục thực hiện sau khi có số liệu vào thời điểm </w:t>
      </w:r>
      <w:r w:rsidR="00F06E42">
        <w:rPr>
          <w:sz w:val="26"/>
          <w:szCs w:val="26"/>
        </w:rPr>
        <w:t>24</w:t>
      </w:r>
      <w:r w:rsidR="00F06E42" w:rsidRPr="00D06BC3">
        <w:rPr>
          <w:sz w:val="26"/>
          <w:szCs w:val="26"/>
        </w:rPr>
        <w:t xml:space="preserve">h00 </w:t>
      </w:r>
      <w:r w:rsidRPr="00D06BC3">
        <w:rPr>
          <w:sz w:val="26"/>
          <w:szCs w:val="26"/>
        </w:rPr>
        <w:t xml:space="preserve">ngày </w:t>
      </w:r>
      <w:r w:rsidR="00F06E42">
        <w:rPr>
          <w:sz w:val="26"/>
          <w:szCs w:val="26"/>
        </w:rPr>
        <w:t>31</w:t>
      </w:r>
      <w:r w:rsidRPr="00D06BC3">
        <w:rPr>
          <w:sz w:val="26"/>
          <w:szCs w:val="26"/>
        </w:rPr>
        <w:t>/</w:t>
      </w:r>
      <w:r w:rsidR="00F06E42" w:rsidRPr="00D06BC3">
        <w:rPr>
          <w:sz w:val="26"/>
          <w:szCs w:val="26"/>
        </w:rPr>
        <w:t>1</w:t>
      </w:r>
      <w:r w:rsidR="00F06E42">
        <w:rPr>
          <w:sz w:val="26"/>
          <w:szCs w:val="26"/>
        </w:rPr>
        <w:t>0</w:t>
      </w:r>
      <w:r w:rsidR="00A01894">
        <w:rPr>
          <w:sz w:val="26"/>
          <w:szCs w:val="26"/>
        </w:rPr>
        <w:t>/</w:t>
      </w:r>
      <w:r w:rsidRPr="00D06BC3">
        <w:rPr>
          <w:sz w:val="26"/>
          <w:szCs w:val="26"/>
        </w:rPr>
        <w:t>2026.</w:t>
      </w:r>
      <w:bookmarkStart w:id="11" w:name="_GoBack"/>
      <w:bookmarkEnd w:id="11"/>
    </w:p>
    <w:p w14:paraId="7C3194C3" w14:textId="3F03E347" w:rsidR="007425E6" w:rsidRPr="00702B17" w:rsidRDefault="005802F6" w:rsidP="00702B17">
      <w:pPr>
        <w:numPr>
          <w:ilvl w:val="0"/>
          <w:numId w:val="2"/>
        </w:numPr>
        <w:tabs>
          <w:tab w:val="clear" w:pos="720"/>
          <w:tab w:val="num" w:pos="567"/>
        </w:tabs>
        <w:spacing w:before="120" w:after="120"/>
        <w:ind w:left="567" w:hanging="567"/>
        <w:jc w:val="both"/>
        <w:rPr>
          <w:rFonts w:ascii="Times New Roman" w:hAnsi="Times New Roman"/>
          <w:b/>
          <w:sz w:val="26"/>
          <w:szCs w:val="26"/>
        </w:rPr>
      </w:pPr>
      <w:r w:rsidRPr="00702B17">
        <w:rPr>
          <w:rFonts w:ascii="Times New Roman" w:hAnsi="Times New Roman"/>
          <w:b/>
          <w:sz w:val="26"/>
          <w:szCs w:val="26"/>
        </w:rPr>
        <w:t>Kết Luận</w:t>
      </w:r>
      <w:r w:rsidR="00B80724" w:rsidRPr="00702B17">
        <w:rPr>
          <w:rFonts w:ascii="Times New Roman" w:hAnsi="Times New Roman"/>
          <w:b/>
          <w:sz w:val="26"/>
          <w:szCs w:val="26"/>
        </w:rPr>
        <w:t>:</w:t>
      </w:r>
    </w:p>
    <w:p w14:paraId="0AF887B2" w14:textId="483D8D37" w:rsidR="005802F6" w:rsidRPr="00D06BC3" w:rsidRDefault="005802F6" w:rsidP="005802F6">
      <w:pPr>
        <w:spacing w:before="120" w:after="120"/>
        <w:ind w:firstLine="567"/>
        <w:jc w:val="both"/>
        <w:rPr>
          <w:rFonts w:ascii="Times New Roman" w:hAnsi="Times New Roman"/>
          <w:sz w:val="26"/>
          <w:szCs w:val="26"/>
        </w:rPr>
      </w:pPr>
      <w:r w:rsidRPr="00D06BC3">
        <w:rPr>
          <w:rFonts w:ascii="Times New Roman" w:hAnsi="Times New Roman"/>
          <w:sz w:val="26"/>
          <w:szCs w:val="26"/>
        </w:rPr>
        <w:t>Sau khi các bên trao đổi và thảo luận cuộc h</w:t>
      </w:r>
      <w:r w:rsidR="003666DE" w:rsidRPr="00D06BC3">
        <w:rPr>
          <w:rFonts w:ascii="Times New Roman" w:hAnsi="Times New Roman"/>
          <w:sz w:val="26"/>
          <w:szCs w:val="26"/>
        </w:rPr>
        <w:t>ọ</w:t>
      </w:r>
      <w:r w:rsidRPr="00D06BC3">
        <w:rPr>
          <w:rFonts w:ascii="Times New Roman" w:hAnsi="Times New Roman"/>
          <w:sz w:val="26"/>
          <w:szCs w:val="26"/>
        </w:rPr>
        <w:t>p thống nhất như sau:</w:t>
      </w:r>
    </w:p>
    <w:p w14:paraId="73F694D8" w14:textId="6234A085" w:rsidR="0003793D" w:rsidRPr="00B8789A" w:rsidRDefault="001503D7" w:rsidP="00B8789A">
      <w:pPr>
        <w:pStyle w:val="ListParagraph"/>
        <w:numPr>
          <w:ilvl w:val="0"/>
          <w:numId w:val="6"/>
        </w:numPr>
        <w:autoSpaceDE w:val="0"/>
        <w:autoSpaceDN w:val="0"/>
        <w:adjustRightInd w:val="0"/>
        <w:spacing w:before="120" w:after="120"/>
        <w:ind w:left="900"/>
        <w:jc w:val="both"/>
        <w:rPr>
          <w:sz w:val="26"/>
          <w:szCs w:val="26"/>
        </w:rPr>
      </w:pPr>
      <w:r w:rsidRPr="00D06BC3">
        <w:rPr>
          <w:sz w:val="26"/>
          <w:szCs w:val="26"/>
        </w:rPr>
        <w:t>PV</w:t>
      </w:r>
      <w:r>
        <w:rPr>
          <w:sz w:val="26"/>
          <w:szCs w:val="26"/>
        </w:rPr>
        <w:t xml:space="preserve"> </w:t>
      </w:r>
      <w:r w:rsidRPr="00D06BC3">
        <w:rPr>
          <w:sz w:val="26"/>
          <w:szCs w:val="26"/>
        </w:rPr>
        <w:t>GAS Trading</w:t>
      </w:r>
      <w:r w:rsidR="00F8617B">
        <w:rPr>
          <w:sz w:val="26"/>
          <w:szCs w:val="26"/>
        </w:rPr>
        <w:t>, PV GAS LNG</w:t>
      </w:r>
      <w:r w:rsidRPr="00D06BC3">
        <w:rPr>
          <w:sz w:val="26"/>
          <w:szCs w:val="26"/>
        </w:rPr>
        <w:t xml:space="preserve"> </w:t>
      </w:r>
      <w:r w:rsidR="004C324A" w:rsidRPr="00D06BC3">
        <w:rPr>
          <w:sz w:val="26"/>
          <w:szCs w:val="26"/>
        </w:rPr>
        <w:t xml:space="preserve">và PV GAS </w:t>
      </w:r>
      <w:del w:id="12" w:author="Bùi Duy Hưng (KDK)" w:date="2026-10-26T16:30:00Z">
        <w:r w:rsidR="004C324A" w:rsidRPr="00D06BC3" w:rsidDel="007F1AF2">
          <w:rPr>
            <w:sz w:val="26"/>
            <w:szCs w:val="26"/>
          </w:rPr>
          <w:delText xml:space="preserve">CNG </w:delText>
        </w:r>
      </w:del>
      <w:ins w:id="13" w:author="Bùi Duy Hưng (KDK)" w:date="2026-10-26T16:30:00Z">
        <w:r w:rsidR="007F1AF2">
          <w:rPr>
            <w:sz w:val="26"/>
            <w:szCs w:val="26"/>
          </w:rPr>
          <w:t>D</w:t>
        </w:r>
        <w:r w:rsidR="007F1AF2" w:rsidRPr="00D06BC3">
          <w:rPr>
            <w:sz w:val="26"/>
            <w:szCs w:val="26"/>
          </w:rPr>
          <w:t xml:space="preserve"> </w:t>
        </w:r>
      </w:ins>
      <w:r w:rsidR="004C324A" w:rsidRPr="00D06BC3">
        <w:rPr>
          <w:sz w:val="26"/>
          <w:szCs w:val="26"/>
        </w:rPr>
        <w:t xml:space="preserve">sẽ </w:t>
      </w:r>
      <w:r w:rsidR="00F8617B">
        <w:rPr>
          <w:sz w:val="26"/>
          <w:szCs w:val="26"/>
        </w:rPr>
        <w:t xml:space="preserve">ký phụ lục hợp đồng chuyển giao </w:t>
      </w:r>
      <w:r w:rsidR="00B8789A">
        <w:rPr>
          <w:sz w:val="26"/>
          <w:szCs w:val="26"/>
        </w:rPr>
        <w:t xml:space="preserve">trách nhiệm, quyền hạn của </w:t>
      </w:r>
      <w:r w:rsidR="00B8789A" w:rsidRPr="00D06BC3">
        <w:rPr>
          <w:sz w:val="26"/>
          <w:szCs w:val="26"/>
        </w:rPr>
        <w:t>PV</w:t>
      </w:r>
      <w:r w:rsidR="00B8789A">
        <w:rPr>
          <w:sz w:val="26"/>
          <w:szCs w:val="26"/>
        </w:rPr>
        <w:t xml:space="preserve"> </w:t>
      </w:r>
      <w:r w:rsidR="00B8789A" w:rsidRPr="00D06BC3">
        <w:rPr>
          <w:sz w:val="26"/>
          <w:szCs w:val="26"/>
        </w:rPr>
        <w:t>GAS Trading</w:t>
      </w:r>
      <w:r w:rsidR="00B8789A">
        <w:rPr>
          <w:sz w:val="26"/>
          <w:szCs w:val="26"/>
        </w:rPr>
        <w:t xml:space="preserve"> sang </w:t>
      </w:r>
      <w:r w:rsidR="00F8617B">
        <w:rPr>
          <w:sz w:val="26"/>
          <w:szCs w:val="26"/>
        </w:rPr>
        <w:t>PV GAS LNG</w:t>
      </w:r>
      <w:r w:rsidR="0003793D" w:rsidRPr="00D06BC3">
        <w:rPr>
          <w:sz w:val="26"/>
          <w:szCs w:val="26"/>
        </w:rPr>
        <w:t xml:space="preserve"> </w:t>
      </w:r>
      <w:r w:rsidR="00B8789A">
        <w:rPr>
          <w:sz w:val="26"/>
          <w:szCs w:val="26"/>
        </w:rPr>
        <w:t xml:space="preserve">để </w:t>
      </w:r>
      <w:r w:rsidR="0003793D" w:rsidRPr="00D06BC3">
        <w:rPr>
          <w:sz w:val="26"/>
          <w:szCs w:val="26"/>
        </w:rPr>
        <w:t>thực hiện mua bán LNG từ ngày 01/11/20</w:t>
      </w:r>
      <w:r w:rsidR="00F8617B">
        <w:rPr>
          <w:sz w:val="26"/>
          <w:szCs w:val="26"/>
        </w:rPr>
        <w:t>2</w:t>
      </w:r>
      <w:r w:rsidR="0003793D" w:rsidRPr="00D06BC3">
        <w:rPr>
          <w:sz w:val="26"/>
          <w:szCs w:val="26"/>
        </w:rPr>
        <w:t>6</w:t>
      </w:r>
      <w:r w:rsidR="00AF1932" w:rsidRPr="00D06BC3">
        <w:rPr>
          <w:sz w:val="26"/>
          <w:szCs w:val="26"/>
        </w:rPr>
        <w:t>.</w:t>
      </w:r>
      <w:r w:rsidR="0003793D" w:rsidRPr="00D06BC3">
        <w:rPr>
          <w:sz w:val="26"/>
          <w:szCs w:val="26"/>
        </w:rPr>
        <w:t xml:space="preserve"> </w:t>
      </w:r>
    </w:p>
    <w:p w14:paraId="0A482EC7" w14:textId="5830557C" w:rsidR="0003793D" w:rsidRPr="00D06BC3" w:rsidRDefault="0003793D" w:rsidP="00916E6C">
      <w:pPr>
        <w:pStyle w:val="ListParagraph"/>
        <w:numPr>
          <w:ilvl w:val="0"/>
          <w:numId w:val="6"/>
        </w:numPr>
        <w:autoSpaceDE w:val="0"/>
        <w:autoSpaceDN w:val="0"/>
        <w:adjustRightInd w:val="0"/>
        <w:spacing w:before="120" w:after="120"/>
        <w:ind w:left="900"/>
        <w:jc w:val="both"/>
        <w:rPr>
          <w:sz w:val="26"/>
          <w:szCs w:val="26"/>
        </w:rPr>
      </w:pPr>
      <w:r w:rsidRPr="00D06BC3">
        <w:rPr>
          <w:sz w:val="26"/>
          <w:szCs w:val="26"/>
        </w:rPr>
        <w:t>PV</w:t>
      </w:r>
      <w:r w:rsidR="00111211">
        <w:rPr>
          <w:sz w:val="26"/>
          <w:szCs w:val="26"/>
        </w:rPr>
        <w:t xml:space="preserve"> </w:t>
      </w:r>
      <w:r w:rsidRPr="00D06BC3">
        <w:rPr>
          <w:sz w:val="26"/>
          <w:szCs w:val="26"/>
        </w:rPr>
        <w:t>GAS Trading th</w:t>
      </w:r>
      <w:r w:rsidR="001A1AD4" w:rsidRPr="00D06BC3">
        <w:rPr>
          <w:sz w:val="26"/>
          <w:szCs w:val="26"/>
        </w:rPr>
        <w:t>ố</w:t>
      </w:r>
      <w:r w:rsidRPr="00D06BC3">
        <w:rPr>
          <w:sz w:val="26"/>
          <w:szCs w:val="26"/>
        </w:rPr>
        <w:t xml:space="preserve">ng nhất sẽ </w:t>
      </w:r>
      <w:ins w:id="14" w:author="Bùi Duy Hưng (KDK)" w:date="2026-10-26T16:29:00Z">
        <w:r w:rsidR="007F1AF2" w:rsidRPr="00D06BC3">
          <w:rPr>
            <w:sz w:val="26"/>
            <w:szCs w:val="26"/>
          </w:rPr>
          <w:t xml:space="preserve">sẽ </w:t>
        </w:r>
        <w:r w:rsidR="007F1AF2">
          <w:rPr>
            <w:sz w:val="26"/>
            <w:szCs w:val="26"/>
          </w:rPr>
          <w:t>thông báo bằng văn bản</w:t>
        </w:r>
      </w:ins>
      <w:del w:id="15" w:author="Bùi Duy Hưng (KDK)" w:date="2026-10-26T16:29:00Z">
        <w:r w:rsidRPr="00D06BC3" w:rsidDel="007F1AF2">
          <w:rPr>
            <w:sz w:val="26"/>
            <w:szCs w:val="26"/>
          </w:rPr>
          <w:delText>ký bên bản bàn giao</w:delText>
        </w:r>
      </w:del>
      <w:r w:rsidRPr="00D06BC3">
        <w:rPr>
          <w:sz w:val="26"/>
          <w:szCs w:val="26"/>
        </w:rPr>
        <w:t xml:space="preserve"> khối lượng</w:t>
      </w:r>
      <w:ins w:id="16" w:author="Bùi Duy Hưng (KDK)" w:date="2026-10-26T16:30:00Z">
        <w:r w:rsidR="007F1AF2">
          <w:rPr>
            <w:sz w:val="26"/>
            <w:szCs w:val="26"/>
          </w:rPr>
          <w:t xml:space="preserve"> sổ sách</w:t>
        </w:r>
      </w:ins>
      <w:r w:rsidRPr="00D06BC3">
        <w:rPr>
          <w:sz w:val="26"/>
          <w:szCs w:val="26"/>
        </w:rPr>
        <w:t xml:space="preserve"> còn lại chưa thực hiện</w:t>
      </w:r>
      <w:ins w:id="17" w:author="Bùi Duy Hưng (KDK)" w:date="2026-10-26T16:30:00Z">
        <w:r w:rsidR="007F1AF2">
          <w:rPr>
            <w:sz w:val="26"/>
            <w:szCs w:val="26"/>
          </w:rPr>
          <w:t xml:space="preserve"> theo cam kết</w:t>
        </w:r>
        <w:r w:rsidR="007F1AF2" w:rsidRPr="00D06BC3">
          <w:rPr>
            <w:sz w:val="26"/>
            <w:szCs w:val="26"/>
          </w:rPr>
          <w:t xml:space="preserve"> hợp đồng</w:t>
        </w:r>
      </w:ins>
      <w:r w:rsidRPr="00D06BC3">
        <w:rPr>
          <w:sz w:val="26"/>
          <w:szCs w:val="26"/>
        </w:rPr>
        <w:t xml:space="preserve"> và đơn giá theo hợp đồng</w:t>
      </w:r>
      <w:ins w:id="18" w:author="Bùi Duy Hưng (KDK)" w:date="2026-10-26T16:30:00Z">
        <w:r w:rsidR="007F1AF2">
          <w:rPr>
            <w:sz w:val="26"/>
            <w:szCs w:val="26"/>
          </w:rPr>
          <w:t xml:space="preserve">, công văn </w:t>
        </w:r>
      </w:ins>
      <w:ins w:id="19" w:author="Bùi Duy Hưng (KDK)" w:date="2026-10-26T16:31:00Z">
        <w:r w:rsidR="007F1AF2">
          <w:rPr>
            <w:sz w:val="26"/>
            <w:szCs w:val="26"/>
          </w:rPr>
          <w:t>đã</w:t>
        </w:r>
      </w:ins>
      <w:r w:rsidRPr="00D06BC3">
        <w:rPr>
          <w:sz w:val="26"/>
          <w:szCs w:val="26"/>
        </w:rPr>
        <w:t xml:space="preserve"> ký </w:t>
      </w:r>
      <w:del w:id="20" w:author="Bùi Duy Hưng (KDK)" w:date="2026-10-26T16:30:00Z">
        <w:r w:rsidRPr="00D06BC3" w:rsidDel="007F1AF2">
          <w:rPr>
            <w:sz w:val="26"/>
            <w:szCs w:val="26"/>
          </w:rPr>
          <w:delText xml:space="preserve">giữa </w:delText>
        </w:r>
      </w:del>
      <w:ins w:id="21" w:author="Bùi Duy Hưng (KDK)" w:date="2026-10-26T16:30:00Z">
        <w:r w:rsidR="007F1AF2">
          <w:rPr>
            <w:sz w:val="26"/>
            <w:szCs w:val="26"/>
          </w:rPr>
          <w:t>với</w:t>
        </w:r>
        <w:r w:rsidR="007F1AF2" w:rsidRPr="00D06BC3">
          <w:rPr>
            <w:sz w:val="26"/>
            <w:szCs w:val="26"/>
          </w:rPr>
          <w:t xml:space="preserve"> </w:t>
        </w:r>
      </w:ins>
      <w:r w:rsidRPr="00D06BC3">
        <w:rPr>
          <w:sz w:val="26"/>
          <w:szCs w:val="26"/>
        </w:rPr>
        <w:t>PV</w:t>
      </w:r>
      <w:r w:rsidR="006142C3" w:rsidRPr="00D06BC3">
        <w:rPr>
          <w:sz w:val="26"/>
          <w:szCs w:val="26"/>
        </w:rPr>
        <w:t xml:space="preserve"> </w:t>
      </w:r>
      <w:r w:rsidRPr="00D06BC3">
        <w:rPr>
          <w:sz w:val="26"/>
          <w:szCs w:val="26"/>
        </w:rPr>
        <w:t xml:space="preserve">GAS </w:t>
      </w:r>
      <w:r w:rsidR="00EB2132">
        <w:rPr>
          <w:sz w:val="26"/>
          <w:szCs w:val="26"/>
        </w:rPr>
        <w:t>D</w:t>
      </w:r>
      <w:r w:rsidRPr="00D06BC3">
        <w:rPr>
          <w:sz w:val="26"/>
          <w:szCs w:val="26"/>
        </w:rPr>
        <w:t xml:space="preserve"> cho PV</w:t>
      </w:r>
      <w:r w:rsidR="006142C3" w:rsidRPr="00D06BC3">
        <w:rPr>
          <w:sz w:val="26"/>
          <w:szCs w:val="26"/>
        </w:rPr>
        <w:t xml:space="preserve"> </w:t>
      </w:r>
      <w:r w:rsidRPr="00D06BC3">
        <w:rPr>
          <w:sz w:val="26"/>
          <w:szCs w:val="26"/>
        </w:rPr>
        <w:t xml:space="preserve">GAS LNG tiếp tục thực hiện sau khi có số liệu vào thời điểm </w:t>
      </w:r>
      <w:r w:rsidR="00F06E42">
        <w:rPr>
          <w:sz w:val="26"/>
          <w:szCs w:val="26"/>
        </w:rPr>
        <w:t>24</w:t>
      </w:r>
      <w:r w:rsidR="00F06E42" w:rsidRPr="00D06BC3">
        <w:rPr>
          <w:sz w:val="26"/>
          <w:szCs w:val="26"/>
        </w:rPr>
        <w:t xml:space="preserve">h00 </w:t>
      </w:r>
      <w:r w:rsidRPr="00D06BC3">
        <w:rPr>
          <w:sz w:val="26"/>
          <w:szCs w:val="26"/>
        </w:rPr>
        <w:t xml:space="preserve">ngày </w:t>
      </w:r>
      <w:r w:rsidR="00F06E42">
        <w:rPr>
          <w:sz w:val="26"/>
          <w:szCs w:val="26"/>
        </w:rPr>
        <w:t>31</w:t>
      </w:r>
      <w:r w:rsidRPr="00D06BC3">
        <w:rPr>
          <w:sz w:val="26"/>
          <w:szCs w:val="26"/>
        </w:rPr>
        <w:t>/</w:t>
      </w:r>
      <w:r w:rsidR="00F06E42" w:rsidRPr="00D06BC3">
        <w:rPr>
          <w:sz w:val="26"/>
          <w:szCs w:val="26"/>
        </w:rPr>
        <w:t>1</w:t>
      </w:r>
      <w:r w:rsidR="00F06E42">
        <w:rPr>
          <w:sz w:val="26"/>
          <w:szCs w:val="26"/>
        </w:rPr>
        <w:t>0</w:t>
      </w:r>
      <w:r w:rsidRPr="00D06BC3">
        <w:rPr>
          <w:sz w:val="26"/>
          <w:szCs w:val="26"/>
        </w:rPr>
        <w:t>/2026.</w:t>
      </w:r>
    </w:p>
    <w:p w14:paraId="198FB85A" w14:textId="7DB6E602" w:rsidR="00283B8A" w:rsidRPr="002549AC" w:rsidRDefault="001A01AF" w:rsidP="00BE44D7">
      <w:pPr>
        <w:autoSpaceDE w:val="0"/>
        <w:autoSpaceDN w:val="0"/>
        <w:adjustRightInd w:val="0"/>
        <w:spacing w:before="120" w:after="120"/>
        <w:ind w:firstLine="567"/>
        <w:jc w:val="both"/>
        <w:rPr>
          <w:rFonts w:ascii="Times New Roman" w:hAnsi="Times New Roman"/>
          <w:sz w:val="26"/>
          <w:szCs w:val="26"/>
          <w:lang w:val="vi-VN"/>
        </w:rPr>
      </w:pPr>
      <w:r w:rsidRPr="005329C2">
        <w:rPr>
          <w:rFonts w:ascii="Times New Roman" w:hAnsi="Times New Roman"/>
          <w:sz w:val="26"/>
          <w:szCs w:val="26"/>
          <w:lang w:val="vi-VN"/>
        </w:rPr>
        <w:t>Cuộc họp kết thúc vào lúc 1</w:t>
      </w:r>
      <w:r w:rsidR="00C927B1">
        <w:rPr>
          <w:rFonts w:ascii="Times New Roman" w:hAnsi="Times New Roman"/>
          <w:sz w:val="26"/>
          <w:szCs w:val="26"/>
        </w:rPr>
        <w:t>6</w:t>
      </w:r>
      <w:r w:rsidRPr="005329C2">
        <w:rPr>
          <w:rFonts w:ascii="Times New Roman" w:hAnsi="Times New Roman"/>
          <w:sz w:val="26"/>
          <w:szCs w:val="26"/>
          <w:lang w:val="vi-VN"/>
        </w:rPr>
        <w:t>h</w:t>
      </w:r>
      <w:r w:rsidR="003F598A">
        <w:rPr>
          <w:rFonts w:ascii="Times New Roman" w:hAnsi="Times New Roman"/>
          <w:sz w:val="26"/>
          <w:szCs w:val="26"/>
        </w:rPr>
        <w:t>3</w:t>
      </w:r>
      <w:r w:rsidRPr="005329C2">
        <w:rPr>
          <w:rFonts w:ascii="Times New Roman" w:hAnsi="Times New Roman"/>
          <w:sz w:val="26"/>
          <w:szCs w:val="26"/>
          <w:lang w:val="vi-VN"/>
        </w:rPr>
        <w:t>0 cùng ngày.</w:t>
      </w:r>
      <w:r w:rsidR="00A1094A" w:rsidRPr="002549AC">
        <w:rPr>
          <w:rFonts w:ascii="Times New Roman" w:hAnsi="Times New Roman"/>
          <w:sz w:val="26"/>
          <w:szCs w:val="26"/>
          <w:lang w:val="vi-VN"/>
        </w:rPr>
        <w:t xml:space="preserve"> </w:t>
      </w:r>
    </w:p>
    <w:tbl>
      <w:tblPr>
        <w:tblW w:w="5095" w:type="pct"/>
        <w:jc w:val="center"/>
        <w:tblLook w:val="01E0" w:firstRow="1" w:lastRow="1" w:firstColumn="1" w:lastColumn="1" w:noHBand="0" w:noVBand="0"/>
      </w:tblPr>
      <w:tblGrid>
        <w:gridCol w:w="3119"/>
        <w:gridCol w:w="2977"/>
        <w:gridCol w:w="2975"/>
      </w:tblGrid>
      <w:tr w:rsidR="0048599C" w:rsidRPr="00A1094A" w14:paraId="56589F4D" w14:textId="77777777" w:rsidTr="000862CC">
        <w:trPr>
          <w:trHeight w:val="172"/>
          <w:jc w:val="center"/>
        </w:trPr>
        <w:tc>
          <w:tcPr>
            <w:tcW w:w="1719" w:type="pct"/>
          </w:tcPr>
          <w:p w14:paraId="1FC90300" w14:textId="7E8811A1" w:rsidR="0048599C" w:rsidRPr="00F160A0" w:rsidRDefault="00F160A0" w:rsidP="0048599C">
            <w:pPr>
              <w:ind w:left="-119" w:hanging="11"/>
              <w:jc w:val="center"/>
              <w:rPr>
                <w:rFonts w:ascii="Times New Roman" w:hAnsi="Times New Roman"/>
                <w:b/>
                <w:sz w:val="26"/>
                <w:szCs w:val="26"/>
              </w:rPr>
            </w:pPr>
            <w:r>
              <w:rPr>
                <w:rFonts w:ascii="Times New Roman" w:hAnsi="Times New Roman"/>
                <w:b/>
                <w:sz w:val="26"/>
                <w:szCs w:val="26"/>
              </w:rPr>
              <w:t>PV GAS Trading</w:t>
            </w:r>
          </w:p>
        </w:tc>
        <w:tc>
          <w:tcPr>
            <w:tcW w:w="1641" w:type="pct"/>
          </w:tcPr>
          <w:p w14:paraId="7D84C74A" w14:textId="09CB69EE" w:rsidR="0048599C" w:rsidRPr="00A1094A" w:rsidRDefault="00F160A0" w:rsidP="00520F42">
            <w:pPr>
              <w:ind w:left="-119" w:hanging="11"/>
              <w:jc w:val="center"/>
              <w:rPr>
                <w:rFonts w:ascii="Times New Roman" w:hAnsi="Times New Roman"/>
                <w:b/>
                <w:sz w:val="26"/>
                <w:szCs w:val="26"/>
                <w:lang w:val="vi-VN"/>
              </w:rPr>
            </w:pPr>
            <w:r>
              <w:rPr>
                <w:rFonts w:ascii="Times New Roman" w:hAnsi="Times New Roman"/>
                <w:b/>
                <w:sz w:val="26"/>
                <w:szCs w:val="26"/>
              </w:rPr>
              <w:t>PV GAS</w:t>
            </w:r>
            <w:r w:rsidR="00520F42" w:rsidRPr="00A1094A">
              <w:rPr>
                <w:rFonts w:ascii="Times New Roman" w:hAnsi="Times New Roman"/>
                <w:b/>
                <w:sz w:val="26"/>
                <w:szCs w:val="26"/>
                <w:lang w:val="vi-VN"/>
              </w:rPr>
              <w:t xml:space="preserve"> LNG</w:t>
            </w:r>
          </w:p>
        </w:tc>
        <w:tc>
          <w:tcPr>
            <w:tcW w:w="1640" w:type="pct"/>
          </w:tcPr>
          <w:p w14:paraId="10E9045A" w14:textId="6B286191" w:rsidR="0048599C" w:rsidRPr="00A1094A" w:rsidRDefault="00F160A0" w:rsidP="00520F42">
            <w:pPr>
              <w:ind w:left="-119" w:hanging="11"/>
              <w:jc w:val="center"/>
              <w:rPr>
                <w:rFonts w:ascii="Times New Roman" w:hAnsi="Times New Roman"/>
                <w:b/>
                <w:sz w:val="26"/>
                <w:szCs w:val="26"/>
              </w:rPr>
            </w:pPr>
            <w:r>
              <w:rPr>
                <w:rFonts w:ascii="Times New Roman" w:hAnsi="Times New Roman"/>
                <w:b/>
                <w:sz w:val="26"/>
                <w:szCs w:val="26"/>
              </w:rPr>
              <w:t>PV GAS D</w:t>
            </w:r>
          </w:p>
        </w:tc>
      </w:tr>
      <w:tr w:rsidR="0048599C" w:rsidRPr="00A1094A" w14:paraId="062D0A35" w14:textId="77777777" w:rsidTr="000862CC">
        <w:trPr>
          <w:trHeight w:val="172"/>
          <w:jc w:val="center"/>
        </w:trPr>
        <w:tc>
          <w:tcPr>
            <w:tcW w:w="1719" w:type="pct"/>
            <w:vAlign w:val="center"/>
          </w:tcPr>
          <w:p w14:paraId="635B1522" w14:textId="77777777" w:rsidR="0048599C" w:rsidRPr="00A1094A" w:rsidRDefault="0048599C" w:rsidP="0048599C">
            <w:pPr>
              <w:spacing w:before="120" w:after="120"/>
              <w:ind w:left="-120" w:hanging="12"/>
              <w:jc w:val="center"/>
              <w:rPr>
                <w:rFonts w:ascii="Times New Roman" w:hAnsi="Times New Roman"/>
                <w:b/>
                <w:sz w:val="26"/>
                <w:szCs w:val="26"/>
              </w:rPr>
            </w:pPr>
          </w:p>
          <w:p w14:paraId="3846A4F3" w14:textId="77777777" w:rsidR="0048599C" w:rsidRDefault="0048599C" w:rsidP="0048599C">
            <w:pPr>
              <w:spacing w:before="120" w:after="120"/>
              <w:ind w:left="-120" w:hanging="12"/>
              <w:jc w:val="center"/>
              <w:rPr>
                <w:rFonts w:ascii="Times New Roman" w:hAnsi="Times New Roman"/>
                <w:b/>
                <w:sz w:val="26"/>
                <w:szCs w:val="26"/>
              </w:rPr>
            </w:pPr>
          </w:p>
          <w:p w14:paraId="0932D1D3" w14:textId="77777777" w:rsidR="0048599C" w:rsidRPr="00A1094A" w:rsidRDefault="0048599C" w:rsidP="0048599C">
            <w:pPr>
              <w:spacing w:before="120" w:after="120"/>
              <w:ind w:left="-120" w:hanging="12"/>
              <w:jc w:val="center"/>
              <w:rPr>
                <w:rFonts w:ascii="Times New Roman" w:hAnsi="Times New Roman"/>
                <w:b/>
                <w:sz w:val="26"/>
                <w:szCs w:val="26"/>
              </w:rPr>
            </w:pPr>
          </w:p>
          <w:p w14:paraId="7DA8536E" w14:textId="77777777" w:rsidR="0048599C" w:rsidRPr="00A1094A" w:rsidRDefault="0048599C" w:rsidP="0048599C">
            <w:pPr>
              <w:spacing w:before="120" w:after="120"/>
              <w:ind w:left="-120" w:hanging="12"/>
              <w:jc w:val="center"/>
              <w:rPr>
                <w:rFonts w:ascii="Times New Roman" w:hAnsi="Times New Roman"/>
                <w:b/>
                <w:sz w:val="26"/>
                <w:szCs w:val="26"/>
              </w:rPr>
            </w:pPr>
          </w:p>
          <w:p w14:paraId="55695BB5" w14:textId="72DD504D" w:rsidR="0048599C" w:rsidRPr="00A1094A" w:rsidRDefault="0048599C" w:rsidP="0048599C">
            <w:pPr>
              <w:spacing w:before="120" w:after="120"/>
              <w:ind w:left="-120" w:hanging="12"/>
              <w:jc w:val="center"/>
              <w:rPr>
                <w:rFonts w:ascii="Times New Roman" w:hAnsi="Times New Roman"/>
                <w:b/>
                <w:sz w:val="26"/>
                <w:szCs w:val="26"/>
              </w:rPr>
            </w:pPr>
            <w:r w:rsidRPr="00A1094A">
              <w:rPr>
                <w:rFonts w:ascii="Times New Roman" w:hAnsi="Times New Roman"/>
                <w:b/>
                <w:sz w:val="26"/>
                <w:szCs w:val="26"/>
              </w:rPr>
              <w:t>Bùi Văn Trang</w:t>
            </w:r>
          </w:p>
        </w:tc>
        <w:tc>
          <w:tcPr>
            <w:tcW w:w="1641" w:type="pct"/>
            <w:vAlign w:val="center"/>
          </w:tcPr>
          <w:p w14:paraId="2BB6DB2F" w14:textId="77777777" w:rsidR="0048599C" w:rsidRPr="00A1094A" w:rsidRDefault="0048599C" w:rsidP="0048599C">
            <w:pPr>
              <w:spacing w:before="120" w:after="120"/>
              <w:ind w:left="-120" w:hanging="12"/>
              <w:jc w:val="center"/>
              <w:rPr>
                <w:rFonts w:ascii="Times New Roman" w:hAnsi="Times New Roman"/>
                <w:b/>
                <w:sz w:val="26"/>
                <w:szCs w:val="26"/>
              </w:rPr>
            </w:pPr>
          </w:p>
          <w:p w14:paraId="2103538C" w14:textId="77777777" w:rsidR="0048599C" w:rsidRDefault="0048599C" w:rsidP="0048599C">
            <w:pPr>
              <w:spacing w:before="120" w:after="120"/>
              <w:ind w:left="-120" w:hanging="12"/>
              <w:jc w:val="center"/>
              <w:rPr>
                <w:rFonts w:ascii="Times New Roman" w:hAnsi="Times New Roman"/>
                <w:b/>
                <w:sz w:val="26"/>
                <w:szCs w:val="26"/>
              </w:rPr>
            </w:pPr>
          </w:p>
          <w:p w14:paraId="17A8E18D" w14:textId="77777777" w:rsidR="0048599C" w:rsidRPr="00A1094A" w:rsidRDefault="0048599C" w:rsidP="0048599C">
            <w:pPr>
              <w:spacing w:before="120" w:after="120"/>
              <w:ind w:left="-120" w:hanging="12"/>
              <w:jc w:val="center"/>
              <w:rPr>
                <w:rFonts w:ascii="Times New Roman" w:hAnsi="Times New Roman"/>
                <w:b/>
                <w:sz w:val="26"/>
                <w:szCs w:val="26"/>
              </w:rPr>
            </w:pPr>
          </w:p>
          <w:p w14:paraId="44E1A0D5" w14:textId="77777777" w:rsidR="0048599C" w:rsidRPr="00A1094A" w:rsidRDefault="0048599C" w:rsidP="0048599C">
            <w:pPr>
              <w:spacing w:before="120" w:after="120"/>
              <w:ind w:left="-120" w:hanging="12"/>
              <w:jc w:val="center"/>
              <w:rPr>
                <w:rFonts w:ascii="Times New Roman" w:hAnsi="Times New Roman"/>
                <w:b/>
                <w:sz w:val="26"/>
                <w:szCs w:val="26"/>
              </w:rPr>
            </w:pPr>
          </w:p>
          <w:p w14:paraId="44A5A29B" w14:textId="7C1E960F" w:rsidR="0048599C" w:rsidRPr="00A1094A" w:rsidRDefault="00317411" w:rsidP="0048599C">
            <w:pPr>
              <w:spacing w:before="120" w:after="120"/>
              <w:ind w:left="-120" w:hanging="12"/>
              <w:jc w:val="center"/>
              <w:rPr>
                <w:rFonts w:ascii="Times New Roman" w:hAnsi="Times New Roman"/>
                <w:b/>
                <w:sz w:val="26"/>
                <w:szCs w:val="26"/>
              </w:rPr>
            </w:pPr>
            <w:r>
              <w:rPr>
                <w:rFonts w:ascii="Times New Roman" w:hAnsi="Times New Roman"/>
                <w:b/>
                <w:sz w:val="26"/>
                <w:szCs w:val="26"/>
              </w:rPr>
              <w:t>Phan Huy Vượng</w:t>
            </w:r>
          </w:p>
        </w:tc>
        <w:tc>
          <w:tcPr>
            <w:tcW w:w="1640" w:type="pct"/>
            <w:vAlign w:val="center"/>
          </w:tcPr>
          <w:p w14:paraId="23A67A0B" w14:textId="77777777" w:rsidR="0048599C" w:rsidRDefault="0048599C" w:rsidP="0048599C">
            <w:pPr>
              <w:spacing w:before="120" w:after="120"/>
              <w:ind w:left="-120" w:hanging="12"/>
              <w:jc w:val="center"/>
              <w:rPr>
                <w:rFonts w:ascii="Times New Roman" w:hAnsi="Times New Roman"/>
                <w:b/>
                <w:sz w:val="26"/>
                <w:szCs w:val="26"/>
              </w:rPr>
            </w:pPr>
          </w:p>
          <w:p w14:paraId="7F3B9121" w14:textId="77777777" w:rsidR="00317411" w:rsidRDefault="00317411" w:rsidP="0048599C">
            <w:pPr>
              <w:spacing w:before="120" w:after="120"/>
              <w:ind w:left="-120" w:hanging="12"/>
              <w:jc w:val="center"/>
              <w:rPr>
                <w:rFonts w:ascii="Times New Roman" w:hAnsi="Times New Roman"/>
                <w:b/>
                <w:sz w:val="26"/>
                <w:szCs w:val="26"/>
              </w:rPr>
            </w:pPr>
          </w:p>
          <w:p w14:paraId="2A4B417B" w14:textId="77777777" w:rsidR="00317411" w:rsidRDefault="00317411" w:rsidP="0048599C">
            <w:pPr>
              <w:spacing w:before="120" w:after="120"/>
              <w:ind w:left="-120" w:hanging="12"/>
              <w:jc w:val="center"/>
              <w:rPr>
                <w:rFonts w:ascii="Times New Roman" w:hAnsi="Times New Roman"/>
                <w:b/>
                <w:sz w:val="26"/>
                <w:szCs w:val="26"/>
              </w:rPr>
            </w:pPr>
          </w:p>
          <w:p w14:paraId="29A8C5E4" w14:textId="77777777" w:rsidR="00317411" w:rsidRDefault="00317411" w:rsidP="0048599C">
            <w:pPr>
              <w:spacing w:before="120" w:after="120"/>
              <w:ind w:left="-120" w:hanging="12"/>
              <w:jc w:val="center"/>
              <w:rPr>
                <w:rFonts w:ascii="Times New Roman" w:hAnsi="Times New Roman"/>
                <w:b/>
                <w:sz w:val="26"/>
                <w:szCs w:val="26"/>
              </w:rPr>
            </w:pPr>
          </w:p>
          <w:p w14:paraId="413E180A" w14:textId="70F3EC34" w:rsidR="00317411" w:rsidRPr="00A1094A" w:rsidRDefault="00770686" w:rsidP="0048599C">
            <w:pPr>
              <w:spacing w:before="120" w:after="120"/>
              <w:ind w:left="-120" w:hanging="12"/>
              <w:jc w:val="center"/>
              <w:rPr>
                <w:rFonts w:ascii="Times New Roman" w:hAnsi="Times New Roman"/>
                <w:b/>
                <w:sz w:val="26"/>
                <w:szCs w:val="26"/>
              </w:rPr>
            </w:pPr>
            <w:r>
              <w:rPr>
                <w:rFonts w:ascii="Times New Roman" w:hAnsi="Times New Roman"/>
                <w:b/>
                <w:sz w:val="26"/>
                <w:szCs w:val="26"/>
              </w:rPr>
              <w:t xml:space="preserve">Nguyễn Thị </w:t>
            </w:r>
            <w:r w:rsidR="004F2612">
              <w:rPr>
                <w:rFonts w:ascii="Times New Roman" w:hAnsi="Times New Roman"/>
                <w:b/>
                <w:sz w:val="26"/>
                <w:szCs w:val="26"/>
              </w:rPr>
              <w:t>Hoàng Oanh</w:t>
            </w:r>
          </w:p>
        </w:tc>
      </w:tr>
    </w:tbl>
    <w:p w14:paraId="08ED4D2D" w14:textId="77777777" w:rsidR="00854B93" w:rsidRPr="00A1094A" w:rsidRDefault="00854B93" w:rsidP="009E2216">
      <w:pPr>
        <w:rPr>
          <w:rFonts w:ascii="Times New Roman" w:hAnsi="Times New Roman"/>
          <w:b/>
          <w:sz w:val="26"/>
          <w:szCs w:val="26"/>
        </w:rPr>
      </w:pPr>
    </w:p>
    <w:sectPr w:rsidR="00854B93" w:rsidRPr="00A1094A" w:rsidSect="00443660">
      <w:footerReference w:type="even" r:id="rId9"/>
      <w:footerReference w:type="default" r:id="rId10"/>
      <w:pgSz w:w="11907" w:h="16840" w:code="9"/>
      <w:pgMar w:top="964" w:right="1134" w:bottom="964" w:left="1871"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2C3B2" w14:textId="77777777" w:rsidR="0085520C" w:rsidRDefault="0085520C">
      <w:r>
        <w:separator/>
      </w:r>
    </w:p>
  </w:endnote>
  <w:endnote w:type="continuationSeparator" w:id="0">
    <w:p w14:paraId="496C0008" w14:textId="77777777" w:rsidR="0085520C" w:rsidRDefault="0085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VNI-Helve">
    <w:altName w:val="Calibri"/>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7CD2E" w14:textId="77777777" w:rsidR="00251D80" w:rsidRDefault="00251D80" w:rsidP="00DB7E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4733BA" w14:textId="77777777" w:rsidR="00251D80" w:rsidRDefault="00251D80" w:rsidP="00DD4E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EE2B3B" w14:textId="4D794840" w:rsidR="00F208FC" w:rsidRPr="00AE550B" w:rsidRDefault="00F208FC">
    <w:pPr>
      <w:pStyle w:val="Footer"/>
      <w:jc w:val="center"/>
      <w:rPr>
        <w:rFonts w:ascii="Times New Roman" w:hAnsi="Times New Roman"/>
      </w:rPr>
    </w:pPr>
    <w:r w:rsidRPr="00AE550B">
      <w:rPr>
        <w:rFonts w:ascii="Times New Roman" w:hAnsi="Times New Roman"/>
      </w:rPr>
      <w:fldChar w:fldCharType="begin"/>
    </w:r>
    <w:r w:rsidRPr="00AE550B">
      <w:rPr>
        <w:rFonts w:ascii="Times New Roman" w:hAnsi="Times New Roman"/>
      </w:rPr>
      <w:instrText xml:space="preserve"> PAGE  \* Arabic  \* MERGEFORMAT </w:instrText>
    </w:r>
    <w:r w:rsidRPr="00AE550B">
      <w:rPr>
        <w:rFonts w:ascii="Times New Roman" w:hAnsi="Times New Roman"/>
      </w:rPr>
      <w:fldChar w:fldCharType="separate"/>
    </w:r>
    <w:r w:rsidRPr="00AE550B">
      <w:rPr>
        <w:rFonts w:ascii="Times New Roman" w:hAnsi="Times New Roman"/>
        <w:noProof/>
      </w:rPr>
      <w:t>2</w:t>
    </w:r>
    <w:r w:rsidRPr="00AE550B">
      <w:rPr>
        <w:rFonts w:ascii="Times New Roman" w:hAnsi="Times New Roman"/>
      </w:rPr>
      <w:fldChar w:fldCharType="end"/>
    </w:r>
    <w:r w:rsidRPr="00AE550B">
      <w:rPr>
        <w:rFonts w:ascii="Times New Roman" w:hAnsi="Times New Roman"/>
      </w:rPr>
      <w:t>/</w:t>
    </w:r>
    <w:r w:rsidR="00E40E33">
      <w:rPr>
        <w:rFonts w:ascii="Times New Roman" w:hAnsi="Times New Roman"/>
      </w:rPr>
      <w:t>2</w:t>
    </w:r>
  </w:p>
  <w:p w14:paraId="2DFD5EE3" w14:textId="77777777" w:rsidR="000C2F11" w:rsidRDefault="000C2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D42A54" w14:textId="77777777" w:rsidR="0085520C" w:rsidRDefault="0085520C">
      <w:r>
        <w:separator/>
      </w:r>
    </w:p>
  </w:footnote>
  <w:footnote w:type="continuationSeparator" w:id="0">
    <w:p w14:paraId="751DFEB6" w14:textId="77777777" w:rsidR="0085520C" w:rsidRDefault="00855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52C9C"/>
    <w:multiLevelType w:val="hybridMultilevel"/>
    <w:tmpl w:val="141E3D7A"/>
    <w:lvl w:ilvl="0" w:tplc="01C4F9B6">
      <w:start w:val="1"/>
      <w:numFmt w:val="bullet"/>
      <w:lvlText w:val=""/>
      <w:lvlJc w:val="left"/>
      <w:pPr>
        <w:ind w:left="990"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7764884"/>
    <w:multiLevelType w:val="hybridMultilevel"/>
    <w:tmpl w:val="17BE5454"/>
    <w:lvl w:ilvl="0" w:tplc="9B4E6E56">
      <w:start w:val="1"/>
      <w:numFmt w:val="upperRoman"/>
      <w:lvlText w:val="%1."/>
      <w:lvlJc w:val="left"/>
      <w:pPr>
        <w:tabs>
          <w:tab w:val="num" w:pos="720"/>
        </w:tabs>
        <w:ind w:left="720" w:hanging="180"/>
      </w:pPr>
      <w:rPr>
        <w:rFonts w:hint="default"/>
        <w:b/>
      </w:rPr>
    </w:lvl>
    <w:lvl w:ilvl="1" w:tplc="B6F45E5C">
      <w:start w:val="1"/>
      <w:numFmt w:val="bullet"/>
      <w:lvlText w:val=""/>
      <w:lvlJc w:val="left"/>
      <w:pPr>
        <w:tabs>
          <w:tab w:val="num" w:pos="1363"/>
        </w:tabs>
        <w:ind w:left="1363" w:hanging="283"/>
      </w:pPr>
      <w:rPr>
        <w:rFonts w:ascii="Symbol" w:hAnsi="Symbol" w:hint="default"/>
      </w:rPr>
    </w:lvl>
    <w:lvl w:ilvl="2" w:tplc="F4D8A4EA">
      <w:start w:val="1"/>
      <w:numFmt w:val="decimal"/>
      <w:lvlText w:val="%3)"/>
      <w:lvlJc w:val="left"/>
      <w:pPr>
        <w:tabs>
          <w:tab w:val="num" w:pos="2320"/>
        </w:tabs>
        <w:ind w:left="2320" w:hanging="340"/>
      </w:pPr>
      <w:rPr>
        <w:rFonts w:hint="default"/>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4895D8A"/>
    <w:multiLevelType w:val="hybridMultilevel"/>
    <w:tmpl w:val="9E72EF32"/>
    <w:lvl w:ilvl="0" w:tplc="61EAA3B4">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49B7381A"/>
    <w:multiLevelType w:val="hybridMultilevel"/>
    <w:tmpl w:val="F5B6CEEE"/>
    <w:lvl w:ilvl="0" w:tplc="BFF6BE3C">
      <w:start w:val="1"/>
      <w:numFmt w:val="bullet"/>
      <w:lvlText w:val=""/>
      <w:lvlJc w:val="left"/>
      <w:pPr>
        <w:ind w:left="588" w:hanging="360"/>
      </w:pPr>
      <w:rPr>
        <w:rFonts w:ascii="Symbol" w:hAnsi="Symbol"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abstractNum w:abstractNumId="4" w15:restartNumberingAfterBreak="0">
    <w:nsid w:val="4DCA03CA"/>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5" w15:restartNumberingAfterBreak="0">
    <w:nsid w:val="52054526"/>
    <w:multiLevelType w:val="hybridMultilevel"/>
    <w:tmpl w:val="20107BC8"/>
    <w:lvl w:ilvl="0" w:tplc="F214A7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35829FD"/>
    <w:multiLevelType w:val="hybridMultilevel"/>
    <w:tmpl w:val="FB3AA94A"/>
    <w:lvl w:ilvl="0" w:tplc="C1046666">
      <w:start w:val="1"/>
      <w:numFmt w:val="bullet"/>
      <w:lvlText w:val="­"/>
      <w:lvlJc w:val="left"/>
      <w:pPr>
        <w:ind w:left="1287" w:hanging="360"/>
      </w:pPr>
      <w:rPr>
        <w:rFonts w:ascii="Courier New" w:hAnsi="Courier New"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B612A01"/>
    <w:multiLevelType w:val="hybridMultilevel"/>
    <w:tmpl w:val="46C096C6"/>
    <w:lvl w:ilvl="0" w:tplc="04090001">
      <w:start w:val="1"/>
      <w:numFmt w:val="bullet"/>
      <w:lvlText w:val=""/>
      <w:lvlJc w:val="left"/>
      <w:pPr>
        <w:ind w:left="1146" w:hanging="360"/>
      </w:pPr>
      <w:rPr>
        <w:rFonts w:ascii="Symbol" w:hAnsi="Symbol" w:hint="default"/>
        <w:b w:val="0"/>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8" w15:restartNumberingAfterBreak="0">
    <w:nsid w:val="76B544A7"/>
    <w:multiLevelType w:val="hybridMultilevel"/>
    <w:tmpl w:val="EB4A15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1"/>
  </w:num>
  <w:num w:numId="3">
    <w:abstractNumId w:val="8"/>
  </w:num>
  <w:num w:numId="4">
    <w:abstractNumId w:val="2"/>
  </w:num>
  <w:num w:numId="5">
    <w:abstractNumId w:val="3"/>
  </w:num>
  <w:num w:numId="6">
    <w:abstractNumId w:val="6"/>
  </w:num>
  <w:num w:numId="7">
    <w:abstractNumId w:val="5"/>
  </w:num>
  <w:num w:numId="8">
    <w:abstractNumId w:val="0"/>
  </w:num>
  <w:num w:numId="9">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ùi Duy Hưng (KDK)">
    <w15:presenceInfo w15:providerId="AD" w15:userId="S-1-5-21-3134598889-1577596892-2633590285-191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hideSpelling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C91"/>
    <w:rsid w:val="0000035F"/>
    <w:rsid w:val="00000A57"/>
    <w:rsid w:val="00001122"/>
    <w:rsid w:val="00001214"/>
    <w:rsid w:val="00001C37"/>
    <w:rsid w:val="0000287D"/>
    <w:rsid w:val="00002BA6"/>
    <w:rsid w:val="000032D9"/>
    <w:rsid w:val="000041AB"/>
    <w:rsid w:val="000075D7"/>
    <w:rsid w:val="000100E0"/>
    <w:rsid w:val="00012156"/>
    <w:rsid w:val="00012473"/>
    <w:rsid w:val="00012BB9"/>
    <w:rsid w:val="00012D69"/>
    <w:rsid w:val="00012D83"/>
    <w:rsid w:val="000132F6"/>
    <w:rsid w:val="000133FA"/>
    <w:rsid w:val="00013941"/>
    <w:rsid w:val="00013E6B"/>
    <w:rsid w:val="0001439D"/>
    <w:rsid w:val="00016427"/>
    <w:rsid w:val="00017159"/>
    <w:rsid w:val="00017275"/>
    <w:rsid w:val="00017358"/>
    <w:rsid w:val="000173A2"/>
    <w:rsid w:val="000176FB"/>
    <w:rsid w:val="00017DA2"/>
    <w:rsid w:val="00017DDA"/>
    <w:rsid w:val="00017EA7"/>
    <w:rsid w:val="000200AC"/>
    <w:rsid w:val="000215FF"/>
    <w:rsid w:val="0002213B"/>
    <w:rsid w:val="000249B4"/>
    <w:rsid w:val="00025BAD"/>
    <w:rsid w:val="0002691D"/>
    <w:rsid w:val="00026EE5"/>
    <w:rsid w:val="00032E7E"/>
    <w:rsid w:val="00033154"/>
    <w:rsid w:val="00034077"/>
    <w:rsid w:val="00034364"/>
    <w:rsid w:val="00034D15"/>
    <w:rsid w:val="000353FC"/>
    <w:rsid w:val="000359B9"/>
    <w:rsid w:val="0003746C"/>
    <w:rsid w:val="000376C5"/>
    <w:rsid w:val="0003793D"/>
    <w:rsid w:val="0003794A"/>
    <w:rsid w:val="00037C8E"/>
    <w:rsid w:val="0004179E"/>
    <w:rsid w:val="00041F39"/>
    <w:rsid w:val="000422AA"/>
    <w:rsid w:val="0004306E"/>
    <w:rsid w:val="000441D9"/>
    <w:rsid w:val="000445C8"/>
    <w:rsid w:val="000449F8"/>
    <w:rsid w:val="00044C67"/>
    <w:rsid w:val="000451ED"/>
    <w:rsid w:val="000458A0"/>
    <w:rsid w:val="00045ABF"/>
    <w:rsid w:val="000461E1"/>
    <w:rsid w:val="000501F2"/>
    <w:rsid w:val="00051D0C"/>
    <w:rsid w:val="000522C5"/>
    <w:rsid w:val="00052320"/>
    <w:rsid w:val="000524E6"/>
    <w:rsid w:val="0005407C"/>
    <w:rsid w:val="0005448E"/>
    <w:rsid w:val="000550A0"/>
    <w:rsid w:val="000560B0"/>
    <w:rsid w:val="0005640F"/>
    <w:rsid w:val="00056DB8"/>
    <w:rsid w:val="000578D7"/>
    <w:rsid w:val="00057E70"/>
    <w:rsid w:val="0006078B"/>
    <w:rsid w:val="000607C3"/>
    <w:rsid w:val="00060950"/>
    <w:rsid w:val="000613BC"/>
    <w:rsid w:val="00062010"/>
    <w:rsid w:val="00062509"/>
    <w:rsid w:val="0006285A"/>
    <w:rsid w:val="00063F71"/>
    <w:rsid w:val="0006434C"/>
    <w:rsid w:val="000651D2"/>
    <w:rsid w:val="00065437"/>
    <w:rsid w:val="000654A4"/>
    <w:rsid w:val="00065F9C"/>
    <w:rsid w:val="00067138"/>
    <w:rsid w:val="0006714B"/>
    <w:rsid w:val="00067780"/>
    <w:rsid w:val="00067958"/>
    <w:rsid w:val="00067F82"/>
    <w:rsid w:val="000701A3"/>
    <w:rsid w:val="00071D5A"/>
    <w:rsid w:val="00073118"/>
    <w:rsid w:val="00073DF1"/>
    <w:rsid w:val="00074EA6"/>
    <w:rsid w:val="00074FAC"/>
    <w:rsid w:val="000767F5"/>
    <w:rsid w:val="0007704C"/>
    <w:rsid w:val="00080288"/>
    <w:rsid w:val="000808B4"/>
    <w:rsid w:val="0008148B"/>
    <w:rsid w:val="00081C60"/>
    <w:rsid w:val="00082C75"/>
    <w:rsid w:val="00082DE6"/>
    <w:rsid w:val="00083560"/>
    <w:rsid w:val="00083D24"/>
    <w:rsid w:val="0008432E"/>
    <w:rsid w:val="0008555E"/>
    <w:rsid w:val="00085F2F"/>
    <w:rsid w:val="000862CC"/>
    <w:rsid w:val="000868DA"/>
    <w:rsid w:val="00086C5A"/>
    <w:rsid w:val="000870EB"/>
    <w:rsid w:val="00087B69"/>
    <w:rsid w:val="00087D6F"/>
    <w:rsid w:val="00090A1E"/>
    <w:rsid w:val="00090A30"/>
    <w:rsid w:val="00090C8D"/>
    <w:rsid w:val="00091E31"/>
    <w:rsid w:val="000927C6"/>
    <w:rsid w:val="00092F09"/>
    <w:rsid w:val="000931F5"/>
    <w:rsid w:val="00093C02"/>
    <w:rsid w:val="00093E5A"/>
    <w:rsid w:val="000958B7"/>
    <w:rsid w:val="00095D9B"/>
    <w:rsid w:val="00097DB3"/>
    <w:rsid w:val="000A0836"/>
    <w:rsid w:val="000A08E4"/>
    <w:rsid w:val="000A2876"/>
    <w:rsid w:val="000A36B9"/>
    <w:rsid w:val="000A36F7"/>
    <w:rsid w:val="000A3AA0"/>
    <w:rsid w:val="000A3AEC"/>
    <w:rsid w:val="000A5FB8"/>
    <w:rsid w:val="000A71FA"/>
    <w:rsid w:val="000A7316"/>
    <w:rsid w:val="000A7B81"/>
    <w:rsid w:val="000B0181"/>
    <w:rsid w:val="000B12A2"/>
    <w:rsid w:val="000B1880"/>
    <w:rsid w:val="000B2DFA"/>
    <w:rsid w:val="000B2E55"/>
    <w:rsid w:val="000B364E"/>
    <w:rsid w:val="000B3808"/>
    <w:rsid w:val="000B42A8"/>
    <w:rsid w:val="000B4A0B"/>
    <w:rsid w:val="000B4F65"/>
    <w:rsid w:val="000B701D"/>
    <w:rsid w:val="000B7A43"/>
    <w:rsid w:val="000C013B"/>
    <w:rsid w:val="000C04B8"/>
    <w:rsid w:val="000C2F11"/>
    <w:rsid w:val="000C38DB"/>
    <w:rsid w:val="000C38E0"/>
    <w:rsid w:val="000C39E9"/>
    <w:rsid w:val="000C51FA"/>
    <w:rsid w:val="000C53F3"/>
    <w:rsid w:val="000C595F"/>
    <w:rsid w:val="000C666D"/>
    <w:rsid w:val="000C7069"/>
    <w:rsid w:val="000C7863"/>
    <w:rsid w:val="000D0F74"/>
    <w:rsid w:val="000D184E"/>
    <w:rsid w:val="000D1AB2"/>
    <w:rsid w:val="000D20A7"/>
    <w:rsid w:val="000D3641"/>
    <w:rsid w:val="000D3F39"/>
    <w:rsid w:val="000D5057"/>
    <w:rsid w:val="000D5243"/>
    <w:rsid w:val="000D5E54"/>
    <w:rsid w:val="000D5E89"/>
    <w:rsid w:val="000D5F16"/>
    <w:rsid w:val="000D6F59"/>
    <w:rsid w:val="000D7FC8"/>
    <w:rsid w:val="000E0D72"/>
    <w:rsid w:val="000E1017"/>
    <w:rsid w:val="000E1E29"/>
    <w:rsid w:val="000E2816"/>
    <w:rsid w:val="000E3166"/>
    <w:rsid w:val="000E3483"/>
    <w:rsid w:val="000E3C8B"/>
    <w:rsid w:val="000E46B1"/>
    <w:rsid w:val="000E4BAC"/>
    <w:rsid w:val="000E5365"/>
    <w:rsid w:val="000E6E19"/>
    <w:rsid w:val="000E7749"/>
    <w:rsid w:val="000E7DFF"/>
    <w:rsid w:val="000F0988"/>
    <w:rsid w:val="000F0ED2"/>
    <w:rsid w:val="000F22EB"/>
    <w:rsid w:val="000F2C53"/>
    <w:rsid w:val="000F4F47"/>
    <w:rsid w:val="000F54CC"/>
    <w:rsid w:val="000F67F4"/>
    <w:rsid w:val="000F6E51"/>
    <w:rsid w:val="000F7A94"/>
    <w:rsid w:val="00100352"/>
    <w:rsid w:val="001006B9"/>
    <w:rsid w:val="001008D6"/>
    <w:rsid w:val="00100F4B"/>
    <w:rsid w:val="00102F98"/>
    <w:rsid w:val="00103067"/>
    <w:rsid w:val="001038BB"/>
    <w:rsid w:val="00103A99"/>
    <w:rsid w:val="001040EE"/>
    <w:rsid w:val="00104235"/>
    <w:rsid w:val="00106128"/>
    <w:rsid w:val="00106FE8"/>
    <w:rsid w:val="001107C2"/>
    <w:rsid w:val="00111211"/>
    <w:rsid w:val="00113636"/>
    <w:rsid w:val="00113657"/>
    <w:rsid w:val="00113A8A"/>
    <w:rsid w:val="00113F2B"/>
    <w:rsid w:val="001143DB"/>
    <w:rsid w:val="0011485F"/>
    <w:rsid w:val="001166F4"/>
    <w:rsid w:val="0011783F"/>
    <w:rsid w:val="00120BFD"/>
    <w:rsid w:val="0012108E"/>
    <w:rsid w:val="0012111F"/>
    <w:rsid w:val="001212EC"/>
    <w:rsid w:val="001215D9"/>
    <w:rsid w:val="0012183C"/>
    <w:rsid w:val="00121E16"/>
    <w:rsid w:val="00122417"/>
    <w:rsid w:val="00122632"/>
    <w:rsid w:val="00124345"/>
    <w:rsid w:val="00124857"/>
    <w:rsid w:val="0012510B"/>
    <w:rsid w:val="0012734E"/>
    <w:rsid w:val="00127423"/>
    <w:rsid w:val="00127703"/>
    <w:rsid w:val="00127EFD"/>
    <w:rsid w:val="001310DB"/>
    <w:rsid w:val="00131E6B"/>
    <w:rsid w:val="00132419"/>
    <w:rsid w:val="001328CA"/>
    <w:rsid w:val="00132BA2"/>
    <w:rsid w:val="00132FFD"/>
    <w:rsid w:val="0013332A"/>
    <w:rsid w:val="00133752"/>
    <w:rsid w:val="001339EE"/>
    <w:rsid w:val="001341E2"/>
    <w:rsid w:val="00136F54"/>
    <w:rsid w:val="00137A34"/>
    <w:rsid w:val="00137A88"/>
    <w:rsid w:val="00137B39"/>
    <w:rsid w:val="00137E75"/>
    <w:rsid w:val="00140520"/>
    <w:rsid w:val="00141548"/>
    <w:rsid w:val="00141685"/>
    <w:rsid w:val="001425FF"/>
    <w:rsid w:val="00142849"/>
    <w:rsid w:val="001446EC"/>
    <w:rsid w:val="00144EAF"/>
    <w:rsid w:val="0014709E"/>
    <w:rsid w:val="001474D1"/>
    <w:rsid w:val="00147B57"/>
    <w:rsid w:val="00150352"/>
    <w:rsid w:val="001503D7"/>
    <w:rsid w:val="001504DB"/>
    <w:rsid w:val="00150B68"/>
    <w:rsid w:val="00150D33"/>
    <w:rsid w:val="0015131F"/>
    <w:rsid w:val="0015180E"/>
    <w:rsid w:val="00151828"/>
    <w:rsid w:val="00152562"/>
    <w:rsid w:val="0015312E"/>
    <w:rsid w:val="00153612"/>
    <w:rsid w:val="00153B8F"/>
    <w:rsid w:val="001550D8"/>
    <w:rsid w:val="00155461"/>
    <w:rsid w:val="00155F5C"/>
    <w:rsid w:val="001571D9"/>
    <w:rsid w:val="001573E3"/>
    <w:rsid w:val="00157FC6"/>
    <w:rsid w:val="0016100C"/>
    <w:rsid w:val="001613D0"/>
    <w:rsid w:val="00161412"/>
    <w:rsid w:val="00163BEC"/>
    <w:rsid w:val="00164059"/>
    <w:rsid w:val="00164805"/>
    <w:rsid w:val="00164C3A"/>
    <w:rsid w:val="00171188"/>
    <w:rsid w:val="00171EE0"/>
    <w:rsid w:val="00172535"/>
    <w:rsid w:val="00172879"/>
    <w:rsid w:val="00172C62"/>
    <w:rsid w:val="00172CD7"/>
    <w:rsid w:val="00173B18"/>
    <w:rsid w:val="001740B8"/>
    <w:rsid w:val="0017541D"/>
    <w:rsid w:val="00175F0E"/>
    <w:rsid w:val="00176EB4"/>
    <w:rsid w:val="001773AB"/>
    <w:rsid w:val="001802CD"/>
    <w:rsid w:val="0018254E"/>
    <w:rsid w:val="0018323F"/>
    <w:rsid w:val="001841FD"/>
    <w:rsid w:val="001846A4"/>
    <w:rsid w:val="00184AFF"/>
    <w:rsid w:val="00185076"/>
    <w:rsid w:val="00185F40"/>
    <w:rsid w:val="00186275"/>
    <w:rsid w:val="0018664E"/>
    <w:rsid w:val="001868A8"/>
    <w:rsid w:val="00186F14"/>
    <w:rsid w:val="0018720E"/>
    <w:rsid w:val="00187297"/>
    <w:rsid w:val="001903B8"/>
    <w:rsid w:val="001907C5"/>
    <w:rsid w:val="00191E17"/>
    <w:rsid w:val="00192347"/>
    <w:rsid w:val="001927B1"/>
    <w:rsid w:val="00192AE7"/>
    <w:rsid w:val="00192DDB"/>
    <w:rsid w:val="00192EA6"/>
    <w:rsid w:val="001930D3"/>
    <w:rsid w:val="00193786"/>
    <w:rsid w:val="0019500F"/>
    <w:rsid w:val="001955ED"/>
    <w:rsid w:val="00195CA8"/>
    <w:rsid w:val="0019606D"/>
    <w:rsid w:val="0019673E"/>
    <w:rsid w:val="001968C0"/>
    <w:rsid w:val="00197C8D"/>
    <w:rsid w:val="001A01AF"/>
    <w:rsid w:val="001A0AC3"/>
    <w:rsid w:val="001A1AD4"/>
    <w:rsid w:val="001A1AF0"/>
    <w:rsid w:val="001A3AC4"/>
    <w:rsid w:val="001A4086"/>
    <w:rsid w:val="001A556C"/>
    <w:rsid w:val="001A5698"/>
    <w:rsid w:val="001A6D70"/>
    <w:rsid w:val="001A78E1"/>
    <w:rsid w:val="001B001D"/>
    <w:rsid w:val="001B01D9"/>
    <w:rsid w:val="001B088D"/>
    <w:rsid w:val="001B2464"/>
    <w:rsid w:val="001B2A86"/>
    <w:rsid w:val="001B2CA4"/>
    <w:rsid w:val="001B32A9"/>
    <w:rsid w:val="001B348A"/>
    <w:rsid w:val="001B3E4C"/>
    <w:rsid w:val="001B4551"/>
    <w:rsid w:val="001B4B5F"/>
    <w:rsid w:val="001B4C80"/>
    <w:rsid w:val="001B54C0"/>
    <w:rsid w:val="001B5C9A"/>
    <w:rsid w:val="001B61CC"/>
    <w:rsid w:val="001B670F"/>
    <w:rsid w:val="001B6FD2"/>
    <w:rsid w:val="001B71F9"/>
    <w:rsid w:val="001B72D3"/>
    <w:rsid w:val="001C0D1F"/>
    <w:rsid w:val="001C0DE5"/>
    <w:rsid w:val="001C1F60"/>
    <w:rsid w:val="001C2F64"/>
    <w:rsid w:val="001C4987"/>
    <w:rsid w:val="001C4FC4"/>
    <w:rsid w:val="001C52BD"/>
    <w:rsid w:val="001C5630"/>
    <w:rsid w:val="001C589D"/>
    <w:rsid w:val="001C595F"/>
    <w:rsid w:val="001C66D8"/>
    <w:rsid w:val="001D012A"/>
    <w:rsid w:val="001D02E6"/>
    <w:rsid w:val="001D0B9A"/>
    <w:rsid w:val="001D0F79"/>
    <w:rsid w:val="001D2400"/>
    <w:rsid w:val="001D2550"/>
    <w:rsid w:val="001D2AD8"/>
    <w:rsid w:val="001D2D4F"/>
    <w:rsid w:val="001D3129"/>
    <w:rsid w:val="001D3D18"/>
    <w:rsid w:val="001D3F7A"/>
    <w:rsid w:val="001D4314"/>
    <w:rsid w:val="001D4369"/>
    <w:rsid w:val="001D4910"/>
    <w:rsid w:val="001D4C91"/>
    <w:rsid w:val="001D56A5"/>
    <w:rsid w:val="001D6481"/>
    <w:rsid w:val="001D64F4"/>
    <w:rsid w:val="001D6E39"/>
    <w:rsid w:val="001D7BC0"/>
    <w:rsid w:val="001D7C6E"/>
    <w:rsid w:val="001E14DE"/>
    <w:rsid w:val="001E17D9"/>
    <w:rsid w:val="001E24F1"/>
    <w:rsid w:val="001E3989"/>
    <w:rsid w:val="001E3A70"/>
    <w:rsid w:val="001E46D3"/>
    <w:rsid w:val="001E4CB0"/>
    <w:rsid w:val="001E68BE"/>
    <w:rsid w:val="001E70B0"/>
    <w:rsid w:val="001E712E"/>
    <w:rsid w:val="001F0ACE"/>
    <w:rsid w:val="001F1143"/>
    <w:rsid w:val="001F1687"/>
    <w:rsid w:val="001F2A37"/>
    <w:rsid w:val="001F36B5"/>
    <w:rsid w:val="001F3796"/>
    <w:rsid w:val="001F383D"/>
    <w:rsid w:val="001F39B3"/>
    <w:rsid w:val="001F3DFF"/>
    <w:rsid w:val="001F4115"/>
    <w:rsid w:val="001F423D"/>
    <w:rsid w:val="001F4427"/>
    <w:rsid w:val="001F4F59"/>
    <w:rsid w:val="001F617F"/>
    <w:rsid w:val="001F6D40"/>
    <w:rsid w:val="001F77BA"/>
    <w:rsid w:val="001F7A0C"/>
    <w:rsid w:val="0020085F"/>
    <w:rsid w:val="00200C3D"/>
    <w:rsid w:val="00200FB5"/>
    <w:rsid w:val="002025B3"/>
    <w:rsid w:val="00202E29"/>
    <w:rsid w:val="002038B4"/>
    <w:rsid w:val="00205F2D"/>
    <w:rsid w:val="002061BD"/>
    <w:rsid w:val="00206C63"/>
    <w:rsid w:val="0020706F"/>
    <w:rsid w:val="0021018D"/>
    <w:rsid w:val="002106D0"/>
    <w:rsid w:val="00210878"/>
    <w:rsid w:val="0021089B"/>
    <w:rsid w:val="00210B3A"/>
    <w:rsid w:val="00212C88"/>
    <w:rsid w:val="002136F1"/>
    <w:rsid w:val="00214A28"/>
    <w:rsid w:val="00214AA5"/>
    <w:rsid w:val="00214ABF"/>
    <w:rsid w:val="00216442"/>
    <w:rsid w:val="00217DE4"/>
    <w:rsid w:val="00217F05"/>
    <w:rsid w:val="00220064"/>
    <w:rsid w:val="002202CE"/>
    <w:rsid w:val="00220958"/>
    <w:rsid w:val="00220989"/>
    <w:rsid w:val="00220F47"/>
    <w:rsid w:val="00223112"/>
    <w:rsid w:val="00224DA4"/>
    <w:rsid w:val="00225C52"/>
    <w:rsid w:val="002262C5"/>
    <w:rsid w:val="002263FB"/>
    <w:rsid w:val="00226546"/>
    <w:rsid w:val="00226A3F"/>
    <w:rsid w:val="00226E5B"/>
    <w:rsid w:val="002274DF"/>
    <w:rsid w:val="0023063C"/>
    <w:rsid w:val="00231228"/>
    <w:rsid w:val="0023183A"/>
    <w:rsid w:val="00231DDA"/>
    <w:rsid w:val="0023256A"/>
    <w:rsid w:val="00232902"/>
    <w:rsid w:val="00234762"/>
    <w:rsid w:val="00235105"/>
    <w:rsid w:val="002359C3"/>
    <w:rsid w:val="002361BD"/>
    <w:rsid w:val="00236A6A"/>
    <w:rsid w:val="0024144F"/>
    <w:rsid w:val="002438DA"/>
    <w:rsid w:val="00243A6A"/>
    <w:rsid w:val="00243DF7"/>
    <w:rsid w:val="00243EE9"/>
    <w:rsid w:val="002440FD"/>
    <w:rsid w:val="00245714"/>
    <w:rsid w:val="00246007"/>
    <w:rsid w:val="00251D80"/>
    <w:rsid w:val="002527C1"/>
    <w:rsid w:val="00252B76"/>
    <w:rsid w:val="00252DB5"/>
    <w:rsid w:val="00252E2E"/>
    <w:rsid w:val="00253F3B"/>
    <w:rsid w:val="002546C6"/>
    <w:rsid w:val="002549AC"/>
    <w:rsid w:val="0025587A"/>
    <w:rsid w:val="0025622C"/>
    <w:rsid w:val="00256A81"/>
    <w:rsid w:val="00257533"/>
    <w:rsid w:val="00260766"/>
    <w:rsid w:val="00260C32"/>
    <w:rsid w:val="002617B3"/>
    <w:rsid w:val="00261C25"/>
    <w:rsid w:val="00263159"/>
    <w:rsid w:val="00263438"/>
    <w:rsid w:val="00263DB2"/>
    <w:rsid w:val="00265BC0"/>
    <w:rsid w:val="00265C48"/>
    <w:rsid w:val="00265C57"/>
    <w:rsid w:val="00265C58"/>
    <w:rsid w:val="00266451"/>
    <w:rsid w:val="00266874"/>
    <w:rsid w:val="00266A47"/>
    <w:rsid w:val="00266B1A"/>
    <w:rsid w:val="00267D28"/>
    <w:rsid w:val="002713D7"/>
    <w:rsid w:val="002721F9"/>
    <w:rsid w:val="0027347E"/>
    <w:rsid w:val="00273B36"/>
    <w:rsid w:val="00274124"/>
    <w:rsid w:val="00274373"/>
    <w:rsid w:val="00274762"/>
    <w:rsid w:val="00274E11"/>
    <w:rsid w:val="002757F0"/>
    <w:rsid w:val="00276A98"/>
    <w:rsid w:val="00276E22"/>
    <w:rsid w:val="00277624"/>
    <w:rsid w:val="00277EA9"/>
    <w:rsid w:val="0028012E"/>
    <w:rsid w:val="002803E5"/>
    <w:rsid w:val="0028048E"/>
    <w:rsid w:val="0028082C"/>
    <w:rsid w:val="00281AD4"/>
    <w:rsid w:val="002824A8"/>
    <w:rsid w:val="00282D1F"/>
    <w:rsid w:val="00283110"/>
    <w:rsid w:val="00283205"/>
    <w:rsid w:val="00283440"/>
    <w:rsid w:val="002839EA"/>
    <w:rsid w:val="00283B08"/>
    <w:rsid w:val="00283B8A"/>
    <w:rsid w:val="002842EE"/>
    <w:rsid w:val="00284E70"/>
    <w:rsid w:val="00285D84"/>
    <w:rsid w:val="002861F9"/>
    <w:rsid w:val="00287B85"/>
    <w:rsid w:val="0029063C"/>
    <w:rsid w:val="00290BFE"/>
    <w:rsid w:val="002915A5"/>
    <w:rsid w:val="002922D2"/>
    <w:rsid w:val="00292490"/>
    <w:rsid w:val="00292E6C"/>
    <w:rsid w:val="0029519D"/>
    <w:rsid w:val="00295733"/>
    <w:rsid w:val="002957D1"/>
    <w:rsid w:val="00297092"/>
    <w:rsid w:val="00297137"/>
    <w:rsid w:val="002A0891"/>
    <w:rsid w:val="002A0908"/>
    <w:rsid w:val="002A1B57"/>
    <w:rsid w:val="002A3069"/>
    <w:rsid w:val="002A3682"/>
    <w:rsid w:val="002A3799"/>
    <w:rsid w:val="002A382F"/>
    <w:rsid w:val="002A40D1"/>
    <w:rsid w:val="002A5057"/>
    <w:rsid w:val="002A5736"/>
    <w:rsid w:val="002A5ED8"/>
    <w:rsid w:val="002A5F6B"/>
    <w:rsid w:val="002A70A0"/>
    <w:rsid w:val="002A7A6F"/>
    <w:rsid w:val="002B0E2E"/>
    <w:rsid w:val="002B1023"/>
    <w:rsid w:val="002B2DF5"/>
    <w:rsid w:val="002B33C7"/>
    <w:rsid w:val="002B37F3"/>
    <w:rsid w:val="002B3868"/>
    <w:rsid w:val="002B452F"/>
    <w:rsid w:val="002B46D0"/>
    <w:rsid w:val="002B47A6"/>
    <w:rsid w:val="002B628F"/>
    <w:rsid w:val="002B76A2"/>
    <w:rsid w:val="002C0100"/>
    <w:rsid w:val="002C12BE"/>
    <w:rsid w:val="002C1C9E"/>
    <w:rsid w:val="002C23E9"/>
    <w:rsid w:val="002C2CA7"/>
    <w:rsid w:val="002C2DD9"/>
    <w:rsid w:val="002C4348"/>
    <w:rsid w:val="002C464D"/>
    <w:rsid w:val="002C56D4"/>
    <w:rsid w:val="002C5AD9"/>
    <w:rsid w:val="002C5E27"/>
    <w:rsid w:val="002C60A8"/>
    <w:rsid w:val="002C68BB"/>
    <w:rsid w:val="002D04D4"/>
    <w:rsid w:val="002D0E59"/>
    <w:rsid w:val="002D1414"/>
    <w:rsid w:val="002D1ECD"/>
    <w:rsid w:val="002D2FFC"/>
    <w:rsid w:val="002D317B"/>
    <w:rsid w:val="002D37CA"/>
    <w:rsid w:val="002D5277"/>
    <w:rsid w:val="002D5C3A"/>
    <w:rsid w:val="002D729C"/>
    <w:rsid w:val="002D777A"/>
    <w:rsid w:val="002D7D9F"/>
    <w:rsid w:val="002E0B46"/>
    <w:rsid w:val="002E12C3"/>
    <w:rsid w:val="002E253B"/>
    <w:rsid w:val="002E2DA0"/>
    <w:rsid w:val="002E3469"/>
    <w:rsid w:val="002E5694"/>
    <w:rsid w:val="002E630A"/>
    <w:rsid w:val="002E6CA7"/>
    <w:rsid w:val="002E6E81"/>
    <w:rsid w:val="002E7BC1"/>
    <w:rsid w:val="002F1287"/>
    <w:rsid w:val="002F152F"/>
    <w:rsid w:val="002F1612"/>
    <w:rsid w:val="002F2AF8"/>
    <w:rsid w:val="002F2D2E"/>
    <w:rsid w:val="002F3A3A"/>
    <w:rsid w:val="002F3D62"/>
    <w:rsid w:val="002F4C16"/>
    <w:rsid w:val="002F4CC9"/>
    <w:rsid w:val="002F54D9"/>
    <w:rsid w:val="002F5B21"/>
    <w:rsid w:val="002F698E"/>
    <w:rsid w:val="002F6A29"/>
    <w:rsid w:val="002F6F0F"/>
    <w:rsid w:val="002F6F97"/>
    <w:rsid w:val="002F716C"/>
    <w:rsid w:val="002F7DDE"/>
    <w:rsid w:val="0030089D"/>
    <w:rsid w:val="00300E28"/>
    <w:rsid w:val="00302DC7"/>
    <w:rsid w:val="00302E6D"/>
    <w:rsid w:val="00302EDA"/>
    <w:rsid w:val="00302F06"/>
    <w:rsid w:val="0030346D"/>
    <w:rsid w:val="00303BAC"/>
    <w:rsid w:val="00303DB4"/>
    <w:rsid w:val="00304B90"/>
    <w:rsid w:val="00304D0A"/>
    <w:rsid w:val="003050DA"/>
    <w:rsid w:val="00305A70"/>
    <w:rsid w:val="00305E37"/>
    <w:rsid w:val="00306C2B"/>
    <w:rsid w:val="0030796C"/>
    <w:rsid w:val="00310C5E"/>
    <w:rsid w:val="003123A0"/>
    <w:rsid w:val="003131AE"/>
    <w:rsid w:val="0031383B"/>
    <w:rsid w:val="003147E9"/>
    <w:rsid w:val="00314B5A"/>
    <w:rsid w:val="00314F68"/>
    <w:rsid w:val="00316138"/>
    <w:rsid w:val="003162F6"/>
    <w:rsid w:val="00316418"/>
    <w:rsid w:val="00317411"/>
    <w:rsid w:val="00321430"/>
    <w:rsid w:val="00321585"/>
    <w:rsid w:val="00321BC4"/>
    <w:rsid w:val="0032296D"/>
    <w:rsid w:val="003229B1"/>
    <w:rsid w:val="00323B9F"/>
    <w:rsid w:val="003240B7"/>
    <w:rsid w:val="003247AE"/>
    <w:rsid w:val="00325348"/>
    <w:rsid w:val="00325540"/>
    <w:rsid w:val="003258A5"/>
    <w:rsid w:val="00326789"/>
    <w:rsid w:val="0032678B"/>
    <w:rsid w:val="0032687E"/>
    <w:rsid w:val="003269FC"/>
    <w:rsid w:val="003312F9"/>
    <w:rsid w:val="0033211B"/>
    <w:rsid w:val="00333847"/>
    <w:rsid w:val="00333B5D"/>
    <w:rsid w:val="0033507A"/>
    <w:rsid w:val="00335DBD"/>
    <w:rsid w:val="00335E1E"/>
    <w:rsid w:val="003364C0"/>
    <w:rsid w:val="003369DF"/>
    <w:rsid w:val="00336D99"/>
    <w:rsid w:val="00337077"/>
    <w:rsid w:val="00342854"/>
    <w:rsid w:val="00344EFE"/>
    <w:rsid w:val="00345555"/>
    <w:rsid w:val="00345EF0"/>
    <w:rsid w:val="00346D4A"/>
    <w:rsid w:val="0034758F"/>
    <w:rsid w:val="00347599"/>
    <w:rsid w:val="00347BB3"/>
    <w:rsid w:val="0035133D"/>
    <w:rsid w:val="00351B4A"/>
    <w:rsid w:val="003527A2"/>
    <w:rsid w:val="003527FC"/>
    <w:rsid w:val="00353070"/>
    <w:rsid w:val="0035325B"/>
    <w:rsid w:val="003532A5"/>
    <w:rsid w:val="00354251"/>
    <w:rsid w:val="00354689"/>
    <w:rsid w:val="003548BA"/>
    <w:rsid w:val="00354BA1"/>
    <w:rsid w:val="003578F9"/>
    <w:rsid w:val="00357E5F"/>
    <w:rsid w:val="0036028B"/>
    <w:rsid w:val="00360977"/>
    <w:rsid w:val="00360A3A"/>
    <w:rsid w:val="00360B2F"/>
    <w:rsid w:val="00360CFF"/>
    <w:rsid w:val="003616BB"/>
    <w:rsid w:val="00361736"/>
    <w:rsid w:val="00361922"/>
    <w:rsid w:val="00361D80"/>
    <w:rsid w:val="00362230"/>
    <w:rsid w:val="00362E48"/>
    <w:rsid w:val="00363582"/>
    <w:rsid w:val="00363CF6"/>
    <w:rsid w:val="0036474D"/>
    <w:rsid w:val="00364849"/>
    <w:rsid w:val="0036579F"/>
    <w:rsid w:val="00365C37"/>
    <w:rsid w:val="003666DE"/>
    <w:rsid w:val="00366BEE"/>
    <w:rsid w:val="00367122"/>
    <w:rsid w:val="00367C3A"/>
    <w:rsid w:val="00367E9A"/>
    <w:rsid w:val="0037021E"/>
    <w:rsid w:val="00370AD4"/>
    <w:rsid w:val="00370FE4"/>
    <w:rsid w:val="00371DE1"/>
    <w:rsid w:val="00372509"/>
    <w:rsid w:val="00373761"/>
    <w:rsid w:val="00373FCC"/>
    <w:rsid w:val="003742A7"/>
    <w:rsid w:val="00374CE4"/>
    <w:rsid w:val="00374FD3"/>
    <w:rsid w:val="00375577"/>
    <w:rsid w:val="0037586A"/>
    <w:rsid w:val="00376003"/>
    <w:rsid w:val="003763E6"/>
    <w:rsid w:val="00376470"/>
    <w:rsid w:val="00376D91"/>
    <w:rsid w:val="003772C2"/>
    <w:rsid w:val="00377B5C"/>
    <w:rsid w:val="003800B7"/>
    <w:rsid w:val="003800F6"/>
    <w:rsid w:val="003809C8"/>
    <w:rsid w:val="00380AA9"/>
    <w:rsid w:val="00380B28"/>
    <w:rsid w:val="00381018"/>
    <w:rsid w:val="00381463"/>
    <w:rsid w:val="00382302"/>
    <w:rsid w:val="00382926"/>
    <w:rsid w:val="00382A6F"/>
    <w:rsid w:val="00382EED"/>
    <w:rsid w:val="0038375E"/>
    <w:rsid w:val="00383D70"/>
    <w:rsid w:val="00386BD9"/>
    <w:rsid w:val="00390A64"/>
    <w:rsid w:val="003910CE"/>
    <w:rsid w:val="003915B4"/>
    <w:rsid w:val="00391E31"/>
    <w:rsid w:val="00392A36"/>
    <w:rsid w:val="00392E73"/>
    <w:rsid w:val="0039366F"/>
    <w:rsid w:val="0039389A"/>
    <w:rsid w:val="00396430"/>
    <w:rsid w:val="00397B43"/>
    <w:rsid w:val="00397C82"/>
    <w:rsid w:val="003A0376"/>
    <w:rsid w:val="003A04FD"/>
    <w:rsid w:val="003A0770"/>
    <w:rsid w:val="003A0D84"/>
    <w:rsid w:val="003A19BD"/>
    <w:rsid w:val="003A2C18"/>
    <w:rsid w:val="003A304B"/>
    <w:rsid w:val="003A32D3"/>
    <w:rsid w:val="003A33C5"/>
    <w:rsid w:val="003A35D2"/>
    <w:rsid w:val="003A3D1B"/>
    <w:rsid w:val="003A3DF1"/>
    <w:rsid w:val="003A4309"/>
    <w:rsid w:val="003A60CC"/>
    <w:rsid w:val="003A64EF"/>
    <w:rsid w:val="003A69A5"/>
    <w:rsid w:val="003A6DCB"/>
    <w:rsid w:val="003A73B1"/>
    <w:rsid w:val="003A7BF7"/>
    <w:rsid w:val="003B00EB"/>
    <w:rsid w:val="003B0448"/>
    <w:rsid w:val="003B0FAF"/>
    <w:rsid w:val="003B12CF"/>
    <w:rsid w:val="003B22AA"/>
    <w:rsid w:val="003B33DF"/>
    <w:rsid w:val="003B37ED"/>
    <w:rsid w:val="003B4BA5"/>
    <w:rsid w:val="003B519F"/>
    <w:rsid w:val="003B66AE"/>
    <w:rsid w:val="003B7BA1"/>
    <w:rsid w:val="003B7D23"/>
    <w:rsid w:val="003C026E"/>
    <w:rsid w:val="003C075F"/>
    <w:rsid w:val="003C079C"/>
    <w:rsid w:val="003C2217"/>
    <w:rsid w:val="003C2971"/>
    <w:rsid w:val="003C322C"/>
    <w:rsid w:val="003C3B42"/>
    <w:rsid w:val="003C416F"/>
    <w:rsid w:val="003C4D65"/>
    <w:rsid w:val="003C4DBC"/>
    <w:rsid w:val="003C54A2"/>
    <w:rsid w:val="003C650F"/>
    <w:rsid w:val="003C710A"/>
    <w:rsid w:val="003C7247"/>
    <w:rsid w:val="003C78F8"/>
    <w:rsid w:val="003D09CE"/>
    <w:rsid w:val="003D1F7C"/>
    <w:rsid w:val="003D20AE"/>
    <w:rsid w:val="003D2312"/>
    <w:rsid w:val="003D2D01"/>
    <w:rsid w:val="003D3365"/>
    <w:rsid w:val="003D4AEB"/>
    <w:rsid w:val="003D4B12"/>
    <w:rsid w:val="003D51BE"/>
    <w:rsid w:val="003D727C"/>
    <w:rsid w:val="003E13D5"/>
    <w:rsid w:val="003E1ED8"/>
    <w:rsid w:val="003E2400"/>
    <w:rsid w:val="003E2DAD"/>
    <w:rsid w:val="003E324A"/>
    <w:rsid w:val="003E473B"/>
    <w:rsid w:val="003E47E8"/>
    <w:rsid w:val="003E524D"/>
    <w:rsid w:val="003E60F4"/>
    <w:rsid w:val="003F0CC3"/>
    <w:rsid w:val="003F2D85"/>
    <w:rsid w:val="003F30C4"/>
    <w:rsid w:val="003F4384"/>
    <w:rsid w:val="003F46DC"/>
    <w:rsid w:val="003F4E7D"/>
    <w:rsid w:val="003F51E3"/>
    <w:rsid w:val="003F598A"/>
    <w:rsid w:val="003F6056"/>
    <w:rsid w:val="003F674D"/>
    <w:rsid w:val="003F6817"/>
    <w:rsid w:val="003F6847"/>
    <w:rsid w:val="003F6988"/>
    <w:rsid w:val="003F7012"/>
    <w:rsid w:val="003F7083"/>
    <w:rsid w:val="003F74EA"/>
    <w:rsid w:val="00400EF3"/>
    <w:rsid w:val="004012E8"/>
    <w:rsid w:val="00404E1C"/>
    <w:rsid w:val="0040585C"/>
    <w:rsid w:val="00406F0B"/>
    <w:rsid w:val="0041130E"/>
    <w:rsid w:val="0041143A"/>
    <w:rsid w:val="00411F6C"/>
    <w:rsid w:val="00412263"/>
    <w:rsid w:val="004124AB"/>
    <w:rsid w:val="00414803"/>
    <w:rsid w:val="00415793"/>
    <w:rsid w:val="00415882"/>
    <w:rsid w:val="00417155"/>
    <w:rsid w:val="00417B54"/>
    <w:rsid w:val="00421A10"/>
    <w:rsid w:val="00422465"/>
    <w:rsid w:val="00422754"/>
    <w:rsid w:val="00422C3A"/>
    <w:rsid w:val="00423C0B"/>
    <w:rsid w:val="00425FDA"/>
    <w:rsid w:val="00426C10"/>
    <w:rsid w:val="00426C7C"/>
    <w:rsid w:val="004271F5"/>
    <w:rsid w:val="004309B2"/>
    <w:rsid w:val="00430A39"/>
    <w:rsid w:val="004311BF"/>
    <w:rsid w:val="004312FB"/>
    <w:rsid w:val="004315A8"/>
    <w:rsid w:val="004318F3"/>
    <w:rsid w:val="00431D34"/>
    <w:rsid w:val="00431E31"/>
    <w:rsid w:val="00432047"/>
    <w:rsid w:val="004325BF"/>
    <w:rsid w:val="004333D0"/>
    <w:rsid w:val="00433958"/>
    <w:rsid w:val="004339E2"/>
    <w:rsid w:val="00433C49"/>
    <w:rsid w:val="004364F4"/>
    <w:rsid w:val="0043659D"/>
    <w:rsid w:val="004368ED"/>
    <w:rsid w:val="00437424"/>
    <w:rsid w:val="00437989"/>
    <w:rsid w:val="0044003E"/>
    <w:rsid w:val="00440062"/>
    <w:rsid w:val="00440329"/>
    <w:rsid w:val="00441045"/>
    <w:rsid w:val="00441077"/>
    <w:rsid w:val="00443237"/>
    <w:rsid w:val="00443660"/>
    <w:rsid w:val="004436E5"/>
    <w:rsid w:val="00444355"/>
    <w:rsid w:val="00444D4B"/>
    <w:rsid w:val="0044546B"/>
    <w:rsid w:val="004455F3"/>
    <w:rsid w:val="0044646F"/>
    <w:rsid w:val="00446473"/>
    <w:rsid w:val="004479B0"/>
    <w:rsid w:val="004513DD"/>
    <w:rsid w:val="004525A9"/>
    <w:rsid w:val="00452D89"/>
    <w:rsid w:val="00454562"/>
    <w:rsid w:val="00454FB7"/>
    <w:rsid w:val="00455DD9"/>
    <w:rsid w:val="00456222"/>
    <w:rsid w:val="00456BBE"/>
    <w:rsid w:val="00456F99"/>
    <w:rsid w:val="00457AC8"/>
    <w:rsid w:val="00460620"/>
    <w:rsid w:val="00460858"/>
    <w:rsid w:val="00461101"/>
    <w:rsid w:val="00461294"/>
    <w:rsid w:val="004627AB"/>
    <w:rsid w:val="00462884"/>
    <w:rsid w:val="004629C0"/>
    <w:rsid w:val="00463528"/>
    <w:rsid w:val="004645F5"/>
    <w:rsid w:val="00466074"/>
    <w:rsid w:val="00466EA8"/>
    <w:rsid w:val="00466F8A"/>
    <w:rsid w:val="004672C9"/>
    <w:rsid w:val="00470178"/>
    <w:rsid w:val="00470B7C"/>
    <w:rsid w:val="00471878"/>
    <w:rsid w:val="0047241F"/>
    <w:rsid w:val="0047280D"/>
    <w:rsid w:val="00472D4E"/>
    <w:rsid w:val="00472D9F"/>
    <w:rsid w:val="00472DFD"/>
    <w:rsid w:val="00472E8D"/>
    <w:rsid w:val="004734ED"/>
    <w:rsid w:val="004737C6"/>
    <w:rsid w:val="00474806"/>
    <w:rsid w:val="0047485D"/>
    <w:rsid w:val="00474C28"/>
    <w:rsid w:val="00475F34"/>
    <w:rsid w:val="00475F38"/>
    <w:rsid w:val="00476E1C"/>
    <w:rsid w:val="00477020"/>
    <w:rsid w:val="004773C9"/>
    <w:rsid w:val="0048045D"/>
    <w:rsid w:val="00480C4D"/>
    <w:rsid w:val="0048120D"/>
    <w:rsid w:val="004814CA"/>
    <w:rsid w:val="004829B2"/>
    <w:rsid w:val="00482EE4"/>
    <w:rsid w:val="00482FA1"/>
    <w:rsid w:val="0048314E"/>
    <w:rsid w:val="00484991"/>
    <w:rsid w:val="0048513C"/>
    <w:rsid w:val="00485319"/>
    <w:rsid w:val="0048599C"/>
    <w:rsid w:val="0048713C"/>
    <w:rsid w:val="00490B03"/>
    <w:rsid w:val="00491093"/>
    <w:rsid w:val="00491641"/>
    <w:rsid w:val="00491CA5"/>
    <w:rsid w:val="0049206A"/>
    <w:rsid w:val="004924F3"/>
    <w:rsid w:val="00493224"/>
    <w:rsid w:val="00497D1F"/>
    <w:rsid w:val="004A1902"/>
    <w:rsid w:val="004A41F9"/>
    <w:rsid w:val="004A4BD5"/>
    <w:rsid w:val="004A5331"/>
    <w:rsid w:val="004A65AA"/>
    <w:rsid w:val="004A6B3F"/>
    <w:rsid w:val="004B13D6"/>
    <w:rsid w:val="004B360C"/>
    <w:rsid w:val="004B3618"/>
    <w:rsid w:val="004B3A4D"/>
    <w:rsid w:val="004B454A"/>
    <w:rsid w:val="004B4565"/>
    <w:rsid w:val="004B539C"/>
    <w:rsid w:val="004B581D"/>
    <w:rsid w:val="004B5E21"/>
    <w:rsid w:val="004B6434"/>
    <w:rsid w:val="004B64AD"/>
    <w:rsid w:val="004B65A1"/>
    <w:rsid w:val="004B6B79"/>
    <w:rsid w:val="004B78D6"/>
    <w:rsid w:val="004B7BDE"/>
    <w:rsid w:val="004C0214"/>
    <w:rsid w:val="004C0FBA"/>
    <w:rsid w:val="004C1CCE"/>
    <w:rsid w:val="004C2134"/>
    <w:rsid w:val="004C2F7E"/>
    <w:rsid w:val="004C324A"/>
    <w:rsid w:val="004C3829"/>
    <w:rsid w:val="004C38E6"/>
    <w:rsid w:val="004C4A4B"/>
    <w:rsid w:val="004C5AD0"/>
    <w:rsid w:val="004C64AF"/>
    <w:rsid w:val="004C67F2"/>
    <w:rsid w:val="004C6B24"/>
    <w:rsid w:val="004D02B4"/>
    <w:rsid w:val="004D0377"/>
    <w:rsid w:val="004D0727"/>
    <w:rsid w:val="004D12AC"/>
    <w:rsid w:val="004D179B"/>
    <w:rsid w:val="004D2266"/>
    <w:rsid w:val="004D279A"/>
    <w:rsid w:val="004D3C53"/>
    <w:rsid w:val="004D452F"/>
    <w:rsid w:val="004D487A"/>
    <w:rsid w:val="004D51A4"/>
    <w:rsid w:val="004D51F1"/>
    <w:rsid w:val="004D5EC6"/>
    <w:rsid w:val="004D6274"/>
    <w:rsid w:val="004D7092"/>
    <w:rsid w:val="004D7D0D"/>
    <w:rsid w:val="004E038F"/>
    <w:rsid w:val="004E0663"/>
    <w:rsid w:val="004E0E82"/>
    <w:rsid w:val="004E1059"/>
    <w:rsid w:val="004E1688"/>
    <w:rsid w:val="004E2697"/>
    <w:rsid w:val="004E2E33"/>
    <w:rsid w:val="004E3707"/>
    <w:rsid w:val="004E4623"/>
    <w:rsid w:val="004E49C9"/>
    <w:rsid w:val="004E517F"/>
    <w:rsid w:val="004E5EEE"/>
    <w:rsid w:val="004E62B5"/>
    <w:rsid w:val="004F1D1A"/>
    <w:rsid w:val="004F22F3"/>
    <w:rsid w:val="004F2612"/>
    <w:rsid w:val="004F2DBF"/>
    <w:rsid w:val="004F3371"/>
    <w:rsid w:val="004F58AB"/>
    <w:rsid w:val="004F5C63"/>
    <w:rsid w:val="004F6AFB"/>
    <w:rsid w:val="004F7073"/>
    <w:rsid w:val="004F742A"/>
    <w:rsid w:val="004F7544"/>
    <w:rsid w:val="004F780E"/>
    <w:rsid w:val="004F7B17"/>
    <w:rsid w:val="004F7FE7"/>
    <w:rsid w:val="00500C3B"/>
    <w:rsid w:val="00501D65"/>
    <w:rsid w:val="00502424"/>
    <w:rsid w:val="005048A8"/>
    <w:rsid w:val="00505F3F"/>
    <w:rsid w:val="00506092"/>
    <w:rsid w:val="005063C8"/>
    <w:rsid w:val="005063F2"/>
    <w:rsid w:val="00506766"/>
    <w:rsid w:val="0050691C"/>
    <w:rsid w:val="00506F61"/>
    <w:rsid w:val="005077E3"/>
    <w:rsid w:val="005105AF"/>
    <w:rsid w:val="00510B12"/>
    <w:rsid w:val="005115D6"/>
    <w:rsid w:val="00512653"/>
    <w:rsid w:val="005126A4"/>
    <w:rsid w:val="00512E32"/>
    <w:rsid w:val="00513081"/>
    <w:rsid w:val="00513B8D"/>
    <w:rsid w:val="00514D15"/>
    <w:rsid w:val="00515379"/>
    <w:rsid w:val="00516233"/>
    <w:rsid w:val="0051752D"/>
    <w:rsid w:val="0051786D"/>
    <w:rsid w:val="00517E54"/>
    <w:rsid w:val="00520352"/>
    <w:rsid w:val="00520855"/>
    <w:rsid w:val="00520F42"/>
    <w:rsid w:val="0052180D"/>
    <w:rsid w:val="00522561"/>
    <w:rsid w:val="00522FB7"/>
    <w:rsid w:val="00524076"/>
    <w:rsid w:val="00524357"/>
    <w:rsid w:val="0052467E"/>
    <w:rsid w:val="00524937"/>
    <w:rsid w:val="00524CF2"/>
    <w:rsid w:val="00525429"/>
    <w:rsid w:val="00525A8B"/>
    <w:rsid w:val="00527957"/>
    <w:rsid w:val="00530636"/>
    <w:rsid w:val="00530A28"/>
    <w:rsid w:val="00530B80"/>
    <w:rsid w:val="00531C3B"/>
    <w:rsid w:val="00531E82"/>
    <w:rsid w:val="005320B4"/>
    <w:rsid w:val="005329C2"/>
    <w:rsid w:val="00532C5D"/>
    <w:rsid w:val="00534F97"/>
    <w:rsid w:val="005361F2"/>
    <w:rsid w:val="005364BE"/>
    <w:rsid w:val="00540178"/>
    <w:rsid w:val="00541229"/>
    <w:rsid w:val="0054231F"/>
    <w:rsid w:val="00542666"/>
    <w:rsid w:val="00543A3D"/>
    <w:rsid w:val="0054489A"/>
    <w:rsid w:val="00544D05"/>
    <w:rsid w:val="0054529A"/>
    <w:rsid w:val="0054530E"/>
    <w:rsid w:val="005455D2"/>
    <w:rsid w:val="00545C7E"/>
    <w:rsid w:val="00547394"/>
    <w:rsid w:val="00547E7A"/>
    <w:rsid w:val="00550348"/>
    <w:rsid w:val="00550370"/>
    <w:rsid w:val="00550589"/>
    <w:rsid w:val="00552896"/>
    <w:rsid w:val="00552CEC"/>
    <w:rsid w:val="00554C8C"/>
    <w:rsid w:val="00555058"/>
    <w:rsid w:val="005552D1"/>
    <w:rsid w:val="0055540E"/>
    <w:rsid w:val="005556AF"/>
    <w:rsid w:val="00556897"/>
    <w:rsid w:val="005577C6"/>
    <w:rsid w:val="005618A7"/>
    <w:rsid w:val="005619C8"/>
    <w:rsid w:val="00561EB2"/>
    <w:rsid w:val="00561F62"/>
    <w:rsid w:val="005620F5"/>
    <w:rsid w:val="005623BF"/>
    <w:rsid w:val="00563177"/>
    <w:rsid w:val="00563446"/>
    <w:rsid w:val="0056355E"/>
    <w:rsid w:val="00563DE5"/>
    <w:rsid w:val="00565186"/>
    <w:rsid w:val="00566144"/>
    <w:rsid w:val="005700DA"/>
    <w:rsid w:val="00570197"/>
    <w:rsid w:val="005702D3"/>
    <w:rsid w:val="005703DA"/>
    <w:rsid w:val="00570AC6"/>
    <w:rsid w:val="0057108A"/>
    <w:rsid w:val="00571356"/>
    <w:rsid w:val="00571865"/>
    <w:rsid w:val="00571A20"/>
    <w:rsid w:val="00572C62"/>
    <w:rsid w:val="0057394F"/>
    <w:rsid w:val="005740BD"/>
    <w:rsid w:val="00574A6B"/>
    <w:rsid w:val="00577254"/>
    <w:rsid w:val="00577516"/>
    <w:rsid w:val="005776F3"/>
    <w:rsid w:val="005778A7"/>
    <w:rsid w:val="00577AAB"/>
    <w:rsid w:val="00577ACD"/>
    <w:rsid w:val="00577B4F"/>
    <w:rsid w:val="005800B8"/>
    <w:rsid w:val="005802F6"/>
    <w:rsid w:val="00580A5D"/>
    <w:rsid w:val="00580B8C"/>
    <w:rsid w:val="005811DD"/>
    <w:rsid w:val="005819C7"/>
    <w:rsid w:val="005828A4"/>
    <w:rsid w:val="0058672E"/>
    <w:rsid w:val="00586F84"/>
    <w:rsid w:val="00587335"/>
    <w:rsid w:val="00587441"/>
    <w:rsid w:val="005902AF"/>
    <w:rsid w:val="00592049"/>
    <w:rsid w:val="005921A2"/>
    <w:rsid w:val="00593F5E"/>
    <w:rsid w:val="00594144"/>
    <w:rsid w:val="00594D55"/>
    <w:rsid w:val="00595C1C"/>
    <w:rsid w:val="00595C1E"/>
    <w:rsid w:val="00596B4B"/>
    <w:rsid w:val="00597D2D"/>
    <w:rsid w:val="005A16D3"/>
    <w:rsid w:val="005A226D"/>
    <w:rsid w:val="005A3B28"/>
    <w:rsid w:val="005A3D3A"/>
    <w:rsid w:val="005A3F08"/>
    <w:rsid w:val="005A41EA"/>
    <w:rsid w:val="005A473D"/>
    <w:rsid w:val="005A48ED"/>
    <w:rsid w:val="005A496B"/>
    <w:rsid w:val="005A4D95"/>
    <w:rsid w:val="005A54DA"/>
    <w:rsid w:val="005A662D"/>
    <w:rsid w:val="005B0629"/>
    <w:rsid w:val="005B0CA5"/>
    <w:rsid w:val="005B18B9"/>
    <w:rsid w:val="005B19EF"/>
    <w:rsid w:val="005B1A58"/>
    <w:rsid w:val="005B3178"/>
    <w:rsid w:val="005B3E46"/>
    <w:rsid w:val="005B3FE8"/>
    <w:rsid w:val="005B45F6"/>
    <w:rsid w:val="005B484C"/>
    <w:rsid w:val="005B49FF"/>
    <w:rsid w:val="005B4C0E"/>
    <w:rsid w:val="005B4F4C"/>
    <w:rsid w:val="005B54F1"/>
    <w:rsid w:val="005B5EEC"/>
    <w:rsid w:val="005B6309"/>
    <w:rsid w:val="005B6C67"/>
    <w:rsid w:val="005B7703"/>
    <w:rsid w:val="005C00B3"/>
    <w:rsid w:val="005C0348"/>
    <w:rsid w:val="005C0349"/>
    <w:rsid w:val="005C0737"/>
    <w:rsid w:val="005C0983"/>
    <w:rsid w:val="005C2613"/>
    <w:rsid w:val="005C326D"/>
    <w:rsid w:val="005C3BEA"/>
    <w:rsid w:val="005C4E9A"/>
    <w:rsid w:val="005C5937"/>
    <w:rsid w:val="005C6890"/>
    <w:rsid w:val="005C747C"/>
    <w:rsid w:val="005C7934"/>
    <w:rsid w:val="005C7B1D"/>
    <w:rsid w:val="005C7C08"/>
    <w:rsid w:val="005C7C33"/>
    <w:rsid w:val="005D06C9"/>
    <w:rsid w:val="005D1AEB"/>
    <w:rsid w:val="005D21C2"/>
    <w:rsid w:val="005D29AB"/>
    <w:rsid w:val="005D2C07"/>
    <w:rsid w:val="005D309B"/>
    <w:rsid w:val="005D30D2"/>
    <w:rsid w:val="005D45C2"/>
    <w:rsid w:val="005D483A"/>
    <w:rsid w:val="005D5145"/>
    <w:rsid w:val="005D5175"/>
    <w:rsid w:val="005D57B1"/>
    <w:rsid w:val="005D5813"/>
    <w:rsid w:val="005D7B79"/>
    <w:rsid w:val="005E1BFD"/>
    <w:rsid w:val="005E2A7F"/>
    <w:rsid w:val="005E41AD"/>
    <w:rsid w:val="005E44B3"/>
    <w:rsid w:val="005E566E"/>
    <w:rsid w:val="005E5CAF"/>
    <w:rsid w:val="005E7A2A"/>
    <w:rsid w:val="005F0FD7"/>
    <w:rsid w:val="005F1C22"/>
    <w:rsid w:val="005F3A3D"/>
    <w:rsid w:val="005F4536"/>
    <w:rsid w:val="005F4654"/>
    <w:rsid w:val="005F46EC"/>
    <w:rsid w:val="006019CB"/>
    <w:rsid w:val="00601C38"/>
    <w:rsid w:val="006020A4"/>
    <w:rsid w:val="00603885"/>
    <w:rsid w:val="00603927"/>
    <w:rsid w:val="006042C8"/>
    <w:rsid w:val="0060575F"/>
    <w:rsid w:val="00610112"/>
    <w:rsid w:val="006110F7"/>
    <w:rsid w:val="00611941"/>
    <w:rsid w:val="00612FF1"/>
    <w:rsid w:val="00613337"/>
    <w:rsid w:val="006142C3"/>
    <w:rsid w:val="00614AE1"/>
    <w:rsid w:val="00615921"/>
    <w:rsid w:val="006161A7"/>
    <w:rsid w:val="00616CDE"/>
    <w:rsid w:val="006178EC"/>
    <w:rsid w:val="00617AAF"/>
    <w:rsid w:val="006208E4"/>
    <w:rsid w:val="0062144D"/>
    <w:rsid w:val="006217CD"/>
    <w:rsid w:val="00623496"/>
    <w:rsid w:val="00623680"/>
    <w:rsid w:val="00624186"/>
    <w:rsid w:val="006254E0"/>
    <w:rsid w:val="006257DC"/>
    <w:rsid w:val="00627A61"/>
    <w:rsid w:val="006314E3"/>
    <w:rsid w:val="0063268D"/>
    <w:rsid w:val="00633FED"/>
    <w:rsid w:val="00634139"/>
    <w:rsid w:val="00635213"/>
    <w:rsid w:val="00635E58"/>
    <w:rsid w:val="00636893"/>
    <w:rsid w:val="006373AF"/>
    <w:rsid w:val="00637C27"/>
    <w:rsid w:val="00637CB8"/>
    <w:rsid w:val="00637D85"/>
    <w:rsid w:val="00640C24"/>
    <w:rsid w:val="006435A0"/>
    <w:rsid w:val="0064387B"/>
    <w:rsid w:val="00644512"/>
    <w:rsid w:val="006453BA"/>
    <w:rsid w:val="00645733"/>
    <w:rsid w:val="006457F0"/>
    <w:rsid w:val="00645840"/>
    <w:rsid w:val="0064798D"/>
    <w:rsid w:val="00647B31"/>
    <w:rsid w:val="00647D10"/>
    <w:rsid w:val="00650EC4"/>
    <w:rsid w:val="00652141"/>
    <w:rsid w:val="00652712"/>
    <w:rsid w:val="00653371"/>
    <w:rsid w:val="006536F6"/>
    <w:rsid w:val="006541AF"/>
    <w:rsid w:val="00654326"/>
    <w:rsid w:val="006552F7"/>
    <w:rsid w:val="00655F38"/>
    <w:rsid w:val="00656554"/>
    <w:rsid w:val="00656DDE"/>
    <w:rsid w:val="00656DFB"/>
    <w:rsid w:val="00657283"/>
    <w:rsid w:val="00657CD7"/>
    <w:rsid w:val="00660784"/>
    <w:rsid w:val="0066253B"/>
    <w:rsid w:val="00664A2F"/>
    <w:rsid w:val="0066503A"/>
    <w:rsid w:val="006652FE"/>
    <w:rsid w:val="00665DF7"/>
    <w:rsid w:val="00666713"/>
    <w:rsid w:val="00666F77"/>
    <w:rsid w:val="0066796E"/>
    <w:rsid w:val="00667E0D"/>
    <w:rsid w:val="006704E5"/>
    <w:rsid w:val="00670C36"/>
    <w:rsid w:val="00670F73"/>
    <w:rsid w:val="00670F84"/>
    <w:rsid w:val="00672143"/>
    <w:rsid w:val="00672690"/>
    <w:rsid w:val="00673B8E"/>
    <w:rsid w:val="00674838"/>
    <w:rsid w:val="00675D53"/>
    <w:rsid w:val="006763C6"/>
    <w:rsid w:val="00676693"/>
    <w:rsid w:val="00676CC1"/>
    <w:rsid w:val="00676CFE"/>
    <w:rsid w:val="00677DAE"/>
    <w:rsid w:val="00677E88"/>
    <w:rsid w:val="00677FC4"/>
    <w:rsid w:val="006800C2"/>
    <w:rsid w:val="006800C9"/>
    <w:rsid w:val="00680CB0"/>
    <w:rsid w:val="0068161C"/>
    <w:rsid w:val="006825B7"/>
    <w:rsid w:val="00683A4C"/>
    <w:rsid w:val="006847AC"/>
    <w:rsid w:val="00684DE1"/>
    <w:rsid w:val="0068503B"/>
    <w:rsid w:val="006852FB"/>
    <w:rsid w:val="00685412"/>
    <w:rsid w:val="00685EED"/>
    <w:rsid w:val="00686B6E"/>
    <w:rsid w:val="00686CCD"/>
    <w:rsid w:val="00686D07"/>
    <w:rsid w:val="00686D7D"/>
    <w:rsid w:val="00686EB7"/>
    <w:rsid w:val="006879B9"/>
    <w:rsid w:val="00687AE0"/>
    <w:rsid w:val="006901D3"/>
    <w:rsid w:val="0069029D"/>
    <w:rsid w:val="00690654"/>
    <w:rsid w:val="006906E4"/>
    <w:rsid w:val="00690B17"/>
    <w:rsid w:val="00691330"/>
    <w:rsid w:val="0069287A"/>
    <w:rsid w:val="00693D22"/>
    <w:rsid w:val="00693DEB"/>
    <w:rsid w:val="00697132"/>
    <w:rsid w:val="006A0622"/>
    <w:rsid w:val="006A112F"/>
    <w:rsid w:val="006A154A"/>
    <w:rsid w:val="006A32F1"/>
    <w:rsid w:val="006A372C"/>
    <w:rsid w:val="006A39C0"/>
    <w:rsid w:val="006A3BEB"/>
    <w:rsid w:val="006A436E"/>
    <w:rsid w:val="006A6E0E"/>
    <w:rsid w:val="006B05B5"/>
    <w:rsid w:val="006B09F6"/>
    <w:rsid w:val="006B0E0E"/>
    <w:rsid w:val="006B0FC7"/>
    <w:rsid w:val="006B1F5A"/>
    <w:rsid w:val="006B26ED"/>
    <w:rsid w:val="006B4991"/>
    <w:rsid w:val="006B5426"/>
    <w:rsid w:val="006C02BD"/>
    <w:rsid w:val="006C0A83"/>
    <w:rsid w:val="006C1B7C"/>
    <w:rsid w:val="006C1D5D"/>
    <w:rsid w:val="006C2031"/>
    <w:rsid w:val="006C267F"/>
    <w:rsid w:val="006C308D"/>
    <w:rsid w:val="006C3602"/>
    <w:rsid w:val="006C532F"/>
    <w:rsid w:val="006C6974"/>
    <w:rsid w:val="006C6D1A"/>
    <w:rsid w:val="006C74DB"/>
    <w:rsid w:val="006C7D3B"/>
    <w:rsid w:val="006C7F84"/>
    <w:rsid w:val="006D01F7"/>
    <w:rsid w:val="006D1322"/>
    <w:rsid w:val="006D3017"/>
    <w:rsid w:val="006D31B5"/>
    <w:rsid w:val="006D3D33"/>
    <w:rsid w:val="006D45D4"/>
    <w:rsid w:val="006D46BD"/>
    <w:rsid w:val="006D75E2"/>
    <w:rsid w:val="006E07DA"/>
    <w:rsid w:val="006E110D"/>
    <w:rsid w:val="006E1741"/>
    <w:rsid w:val="006E1F94"/>
    <w:rsid w:val="006E25A8"/>
    <w:rsid w:val="006E263A"/>
    <w:rsid w:val="006E2849"/>
    <w:rsid w:val="006E53D5"/>
    <w:rsid w:val="006E5AAE"/>
    <w:rsid w:val="006E66A8"/>
    <w:rsid w:val="006E72D8"/>
    <w:rsid w:val="006F022A"/>
    <w:rsid w:val="006F02C4"/>
    <w:rsid w:val="006F05B8"/>
    <w:rsid w:val="006F0D12"/>
    <w:rsid w:val="006F13E1"/>
    <w:rsid w:val="006F1D9A"/>
    <w:rsid w:val="006F23EC"/>
    <w:rsid w:val="006F3663"/>
    <w:rsid w:val="006F5954"/>
    <w:rsid w:val="006F5A57"/>
    <w:rsid w:val="006F5B32"/>
    <w:rsid w:val="006F5B64"/>
    <w:rsid w:val="006F69DA"/>
    <w:rsid w:val="006F6AA3"/>
    <w:rsid w:val="00700461"/>
    <w:rsid w:val="00700DD0"/>
    <w:rsid w:val="00701F78"/>
    <w:rsid w:val="00702B17"/>
    <w:rsid w:val="00703143"/>
    <w:rsid w:val="007033A6"/>
    <w:rsid w:val="0070415C"/>
    <w:rsid w:val="007041A7"/>
    <w:rsid w:val="0070460D"/>
    <w:rsid w:val="00704B73"/>
    <w:rsid w:val="00704D18"/>
    <w:rsid w:val="00705AB7"/>
    <w:rsid w:val="0070658A"/>
    <w:rsid w:val="00706BC3"/>
    <w:rsid w:val="00707C08"/>
    <w:rsid w:val="00711A93"/>
    <w:rsid w:val="007126BC"/>
    <w:rsid w:val="0071438A"/>
    <w:rsid w:val="007145FC"/>
    <w:rsid w:val="007153BA"/>
    <w:rsid w:val="00715CF7"/>
    <w:rsid w:val="00715D9D"/>
    <w:rsid w:val="00716A05"/>
    <w:rsid w:val="00717BDF"/>
    <w:rsid w:val="00720159"/>
    <w:rsid w:val="00720DB1"/>
    <w:rsid w:val="00722385"/>
    <w:rsid w:val="00722E9E"/>
    <w:rsid w:val="00723EA7"/>
    <w:rsid w:val="007257DC"/>
    <w:rsid w:val="007260AF"/>
    <w:rsid w:val="0072652D"/>
    <w:rsid w:val="007265D6"/>
    <w:rsid w:val="007271FB"/>
    <w:rsid w:val="00727856"/>
    <w:rsid w:val="00731146"/>
    <w:rsid w:val="00731FE1"/>
    <w:rsid w:val="00732323"/>
    <w:rsid w:val="00732F0A"/>
    <w:rsid w:val="00733429"/>
    <w:rsid w:val="007338CA"/>
    <w:rsid w:val="00733F15"/>
    <w:rsid w:val="007355EA"/>
    <w:rsid w:val="00735A53"/>
    <w:rsid w:val="007378D5"/>
    <w:rsid w:val="00737B17"/>
    <w:rsid w:val="007404B8"/>
    <w:rsid w:val="0074066E"/>
    <w:rsid w:val="0074184B"/>
    <w:rsid w:val="00742351"/>
    <w:rsid w:val="007425E6"/>
    <w:rsid w:val="007439A4"/>
    <w:rsid w:val="007440B3"/>
    <w:rsid w:val="00744657"/>
    <w:rsid w:val="00744B6E"/>
    <w:rsid w:val="00745823"/>
    <w:rsid w:val="00746344"/>
    <w:rsid w:val="007472D8"/>
    <w:rsid w:val="0074790C"/>
    <w:rsid w:val="00747A53"/>
    <w:rsid w:val="007506EC"/>
    <w:rsid w:val="00750CB2"/>
    <w:rsid w:val="00751628"/>
    <w:rsid w:val="00752717"/>
    <w:rsid w:val="007547DF"/>
    <w:rsid w:val="00754D40"/>
    <w:rsid w:val="00757315"/>
    <w:rsid w:val="007602CE"/>
    <w:rsid w:val="007627C3"/>
    <w:rsid w:val="00762914"/>
    <w:rsid w:val="00762EDB"/>
    <w:rsid w:val="007635F5"/>
    <w:rsid w:val="00764788"/>
    <w:rsid w:val="00764A83"/>
    <w:rsid w:val="00766656"/>
    <w:rsid w:val="00767E0D"/>
    <w:rsid w:val="00767FA9"/>
    <w:rsid w:val="00770686"/>
    <w:rsid w:val="007712EE"/>
    <w:rsid w:val="00773636"/>
    <w:rsid w:val="00773A9E"/>
    <w:rsid w:val="0077450F"/>
    <w:rsid w:val="0077698B"/>
    <w:rsid w:val="00776BF6"/>
    <w:rsid w:val="00777D79"/>
    <w:rsid w:val="007804D0"/>
    <w:rsid w:val="00780E16"/>
    <w:rsid w:val="007813C4"/>
    <w:rsid w:val="007818BC"/>
    <w:rsid w:val="00781A38"/>
    <w:rsid w:val="00782514"/>
    <w:rsid w:val="00782812"/>
    <w:rsid w:val="007831C1"/>
    <w:rsid w:val="0078347A"/>
    <w:rsid w:val="00783947"/>
    <w:rsid w:val="00785299"/>
    <w:rsid w:val="007854FE"/>
    <w:rsid w:val="00787455"/>
    <w:rsid w:val="007876DB"/>
    <w:rsid w:val="00791D4E"/>
    <w:rsid w:val="007921EA"/>
    <w:rsid w:val="00793434"/>
    <w:rsid w:val="00793789"/>
    <w:rsid w:val="00794757"/>
    <w:rsid w:val="0079566D"/>
    <w:rsid w:val="007957A9"/>
    <w:rsid w:val="007965BE"/>
    <w:rsid w:val="00796AEB"/>
    <w:rsid w:val="007A07EF"/>
    <w:rsid w:val="007A1529"/>
    <w:rsid w:val="007A1A12"/>
    <w:rsid w:val="007A217E"/>
    <w:rsid w:val="007A314E"/>
    <w:rsid w:val="007A52DE"/>
    <w:rsid w:val="007A5A22"/>
    <w:rsid w:val="007A5A2C"/>
    <w:rsid w:val="007A6398"/>
    <w:rsid w:val="007A6934"/>
    <w:rsid w:val="007A6E57"/>
    <w:rsid w:val="007A7434"/>
    <w:rsid w:val="007A7F20"/>
    <w:rsid w:val="007B1A0E"/>
    <w:rsid w:val="007B2915"/>
    <w:rsid w:val="007B30AB"/>
    <w:rsid w:val="007B3D2F"/>
    <w:rsid w:val="007B6555"/>
    <w:rsid w:val="007B686E"/>
    <w:rsid w:val="007C04FE"/>
    <w:rsid w:val="007C09A0"/>
    <w:rsid w:val="007C0A03"/>
    <w:rsid w:val="007C0D11"/>
    <w:rsid w:val="007C0E38"/>
    <w:rsid w:val="007C0E42"/>
    <w:rsid w:val="007C140C"/>
    <w:rsid w:val="007C2384"/>
    <w:rsid w:val="007C2880"/>
    <w:rsid w:val="007C2FD7"/>
    <w:rsid w:val="007C33CF"/>
    <w:rsid w:val="007C37AE"/>
    <w:rsid w:val="007C3B9B"/>
    <w:rsid w:val="007C4103"/>
    <w:rsid w:val="007C48A7"/>
    <w:rsid w:val="007C53C6"/>
    <w:rsid w:val="007C6F0F"/>
    <w:rsid w:val="007C7790"/>
    <w:rsid w:val="007C7CA1"/>
    <w:rsid w:val="007C7D5D"/>
    <w:rsid w:val="007C7DCE"/>
    <w:rsid w:val="007C7E18"/>
    <w:rsid w:val="007D0995"/>
    <w:rsid w:val="007D1293"/>
    <w:rsid w:val="007D1C1A"/>
    <w:rsid w:val="007D2140"/>
    <w:rsid w:val="007D2783"/>
    <w:rsid w:val="007D2DD7"/>
    <w:rsid w:val="007D34FF"/>
    <w:rsid w:val="007D4272"/>
    <w:rsid w:val="007D4C96"/>
    <w:rsid w:val="007D54EB"/>
    <w:rsid w:val="007D5F3C"/>
    <w:rsid w:val="007D67B7"/>
    <w:rsid w:val="007E0723"/>
    <w:rsid w:val="007E0C0A"/>
    <w:rsid w:val="007E10E7"/>
    <w:rsid w:val="007E3197"/>
    <w:rsid w:val="007E3C61"/>
    <w:rsid w:val="007E3DF8"/>
    <w:rsid w:val="007E43C7"/>
    <w:rsid w:val="007E69AB"/>
    <w:rsid w:val="007E6CF7"/>
    <w:rsid w:val="007E7488"/>
    <w:rsid w:val="007E7FFB"/>
    <w:rsid w:val="007F03D2"/>
    <w:rsid w:val="007F0492"/>
    <w:rsid w:val="007F1851"/>
    <w:rsid w:val="007F1AF2"/>
    <w:rsid w:val="007F1C11"/>
    <w:rsid w:val="007F3447"/>
    <w:rsid w:val="007F480F"/>
    <w:rsid w:val="007F4FC1"/>
    <w:rsid w:val="007F599F"/>
    <w:rsid w:val="007F6E25"/>
    <w:rsid w:val="008005C9"/>
    <w:rsid w:val="0080084F"/>
    <w:rsid w:val="00801B5F"/>
    <w:rsid w:val="00802ABF"/>
    <w:rsid w:val="00802C55"/>
    <w:rsid w:val="008034B6"/>
    <w:rsid w:val="0080502B"/>
    <w:rsid w:val="00805737"/>
    <w:rsid w:val="008061EA"/>
    <w:rsid w:val="0080675A"/>
    <w:rsid w:val="0080698E"/>
    <w:rsid w:val="00806BC4"/>
    <w:rsid w:val="0080712A"/>
    <w:rsid w:val="00810149"/>
    <w:rsid w:val="0081081A"/>
    <w:rsid w:val="00810AC1"/>
    <w:rsid w:val="008118AE"/>
    <w:rsid w:val="00811FEA"/>
    <w:rsid w:val="00812924"/>
    <w:rsid w:val="00812983"/>
    <w:rsid w:val="00812CC8"/>
    <w:rsid w:val="00813ACB"/>
    <w:rsid w:val="008141BF"/>
    <w:rsid w:val="00814A94"/>
    <w:rsid w:val="00815FAB"/>
    <w:rsid w:val="00816084"/>
    <w:rsid w:val="008168F1"/>
    <w:rsid w:val="00817039"/>
    <w:rsid w:val="00817156"/>
    <w:rsid w:val="00821EF6"/>
    <w:rsid w:val="0082271B"/>
    <w:rsid w:val="00822BA8"/>
    <w:rsid w:val="008241BA"/>
    <w:rsid w:val="00825170"/>
    <w:rsid w:val="00825CEC"/>
    <w:rsid w:val="00826A2F"/>
    <w:rsid w:val="0083031A"/>
    <w:rsid w:val="0083078E"/>
    <w:rsid w:val="00830C5A"/>
    <w:rsid w:val="00832600"/>
    <w:rsid w:val="00832964"/>
    <w:rsid w:val="00834C94"/>
    <w:rsid w:val="00835391"/>
    <w:rsid w:val="00836B10"/>
    <w:rsid w:val="0083713F"/>
    <w:rsid w:val="008372C1"/>
    <w:rsid w:val="00840F77"/>
    <w:rsid w:val="0084291D"/>
    <w:rsid w:val="00842FA0"/>
    <w:rsid w:val="00843131"/>
    <w:rsid w:val="00844B81"/>
    <w:rsid w:val="00844CE1"/>
    <w:rsid w:val="00845268"/>
    <w:rsid w:val="00845892"/>
    <w:rsid w:val="00845A02"/>
    <w:rsid w:val="00845C3D"/>
    <w:rsid w:val="00845FE6"/>
    <w:rsid w:val="0084716C"/>
    <w:rsid w:val="0085174A"/>
    <w:rsid w:val="008517BD"/>
    <w:rsid w:val="0085187F"/>
    <w:rsid w:val="00852737"/>
    <w:rsid w:val="00852ADE"/>
    <w:rsid w:val="00852DE9"/>
    <w:rsid w:val="00853082"/>
    <w:rsid w:val="00853FF8"/>
    <w:rsid w:val="00854474"/>
    <w:rsid w:val="00854AE9"/>
    <w:rsid w:val="00854B93"/>
    <w:rsid w:val="00854BE9"/>
    <w:rsid w:val="0085520C"/>
    <w:rsid w:val="00855C95"/>
    <w:rsid w:val="00856082"/>
    <w:rsid w:val="008607F9"/>
    <w:rsid w:val="008609BA"/>
    <w:rsid w:val="00860AA9"/>
    <w:rsid w:val="00860F1D"/>
    <w:rsid w:val="0086130C"/>
    <w:rsid w:val="00861A57"/>
    <w:rsid w:val="00861EB7"/>
    <w:rsid w:val="00862F7A"/>
    <w:rsid w:val="0086449D"/>
    <w:rsid w:val="00864900"/>
    <w:rsid w:val="00864EEF"/>
    <w:rsid w:val="008650D5"/>
    <w:rsid w:val="00865BCC"/>
    <w:rsid w:val="00865ED8"/>
    <w:rsid w:val="00866451"/>
    <w:rsid w:val="0086688A"/>
    <w:rsid w:val="0086720C"/>
    <w:rsid w:val="00867FE2"/>
    <w:rsid w:val="0087135E"/>
    <w:rsid w:val="008725FF"/>
    <w:rsid w:val="00873016"/>
    <w:rsid w:val="00873E9F"/>
    <w:rsid w:val="008748C4"/>
    <w:rsid w:val="00874968"/>
    <w:rsid w:val="00875216"/>
    <w:rsid w:val="00875B65"/>
    <w:rsid w:val="00875C32"/>
    <w:rsid w:val="00877C58"/>
    <w:rsid w:val="00880D6C"/>
    <w:rsid w:val="008816ED"/>
    <w:rsid w:val="00882B3D"/>
    <w:rsid w:val="00883B6C"/>
    <w:rsid w:val="0088483E"/>
    <w:rsid w:val="00885A0F"/>
    <w:rsid w:val="00891B3D"/>
    <w:rsid w:val="0089318F"/>
    <w:rsid w:val="00893AB5"/>
    <w:rsid w:val="008944F6"/>
    <w:rsid w:val="008951F3"/>
    <w:rsid w:val="0089531A"/>
    <w:rsid w:val="0089536A"/>
    <w:rsid w:val="0089546D"/>
    <w:rsid w:val="00895613"/>
    <w:rsid w:val="00895C3D"/>
    <w:rsid w:val="008972CC"/>
    <w:rsid w:val="008A0335"/>
    <w:rsid w:val="008A1A50"/>
    <w:rsid w:val="008A2B32"/>
    <w:rsid w:val="008A2E4C"/>
    <w:rsid w:val="008A307D"/>
    <w:rsid w:val="008A3279"/>
    <w:rsid w:val="008A36DD"/>
    <w:rsid w:val="008A3F73"/>
    <w:rsid w:val="008A42FC"/>
    <w:rsid w:val="008A4A40"/>
    <w:rsid w:val="008A53B1"/>
    <w:rsid w:val="008A7402"/>
    <w:rsid w:val="008B0480"/>
    <w:rsid w:val="008B09BA"/>
    <w:rsid w:val="008B1B93"/>
    <w:rsid w:val="008B2292"/>
    <w:rsid w:val="008B2606"/>
    <w:rsid w:val="008B453F"/>
    <w:rsid w:val="008B5173"/>
    <w:rsid w:val="008B5D81"/>
    <w:rsid w:val="008B613A"/>
    <w:rsid w:val="008B7B79"/>
    <w:rsid w:val="008C0034"/>
    <w:rsid w:val="008C06ED"/>
    <w:rsid w:val="008C1B97"/>
    <w:rsid w:val="008C227E"/>
    <w:rsid w:val="008C320B"/>
    <w:rsid w:val="008C68E1"/>
    <w:rsid w:val="008C799B"/>
    <w:rsid w:val="008C7A0D"/>
    <w:rsid w:val="008D0E38"/>
    <w:rsid w:val="008D1B04"/>
    <w:rsid w:val="008D1BEB"/>
    <w:rsid w:val="008D2008"/>
    <w:rsid w:val="008D33E3"/>
    <w:rsid w:val="008D3A3E"/>
    <w:rsid w:val="008D3EB9"/>
    <w:rsid w:val="008D3FB9"/>
    <w:rsid w:val="008D443E"/>
    <w:rsid w:val="008D4DE5"/>
    <w:rsid w:val="008D4F73"/>
    <w:rsid w:val="008D6A36"/>
    <w:rsid w:val="008D7CC8"/>
    <w:rsid w:val="008E0670"/>
    <w:rsid w:val="008E0CD9"/>
    <w:rsid w:val="008E2FEF"/>
    <w:rsid w:val="008E4ABC"/>
    <w:rsid w:val="008E4CAA"/>
    <w:rsid w:val="008E55B3"/>
    <w:rsid w:val="008E6341"/>
    <w:rsid w:val="008E6A30"/>
    <w:rsid w:val="008E7A52"/>
    <w:rsid w:val="008F017D"/>
    <w:rsid w:val="008F1893"/>
    <w:rsid w:val="008F1C79"/>
    <w:rsid w:val="008F21EA"/>
    <w:rsid w:val="008F27D3"/>
    <w:rsid w:val="008F2AEC"/>
    <w:rsid w:val="008F359D"/>
    <w:rsid w:val="008F3D2A"/>
    <w:rsid w:val="008F4192"/>
    <w:rsid w:val="008F477E"/>
    <w:rsid w:val="008F4958"/>
    <w:rsid w:val="008F5F6C"/>
    <w:rsid w:val="008F6FDC"/>
    <w:rsid w:val="008F7D47"/>
    <w:rsid w:val="00902286"/>
    <w:rsid w:val="00902A5E"/>
    <w:rsid w:val="009035D0"/>
    <w:rsid w:val="009038AB"/>
    <w:rsid w:val="00904291"/>
    <w:rsid w:val="00904B85"/>
    <w:rsid w:val="00904F29"/>
    <w:rsid w:val="00905F75"/>
    <w:rsid w:val="00906637"/>
    <w:rsid w:val="00906A07"/>
    <w:rsid w:val="00906C97"/>
    <w:rsid w:val="00906F16"/>
    <w:rsid w:val="00907693"/>
    <w:rsid w:val="00907822"/>
    <w:rsid w:val="00907E2B"/>
    <w:rsid w:val="0091079C"/>
    <w:rsid w:val="00911476"/>
    <w:rsid w:val="009115C5"/>
    <w:rsid w:val="009118D1"/>
    <w:rsid w:val="00911F54"/>
    <w:rsid w:val="0091297D"/>
    <w:rsid w:val="00912CB5"/>
    <w:rsid w:val="00912D0B"/>
    <w:rsid w:val="00913918"/>
    <w:rsid w:val="00913CA0"/>
    <w:rsid w:val="009160E9"/>
    <w:rsid w:val="00916E6C"/>
    <w:rsid w:val="00916ED7"/>
    <w:rsid w:val="00917CF5"/>
    <w:rsid w:val="00917D2D"/>
    <w:rsid w:val="00920E9E"/>
    <w:rsid w:val="009214B1"/>
    <w:rsid w:val="0092259C"/>
    <w:rsid w:val="00922CA4"/>
    <w:rsid w:val="00924079"/>
    <w:rsid w:val="00924957"/>
    <w:rsid w:val="009268DF"/>
    <w:rsid w:val="00926B09"/>
    <w:rsid w:val="00927C71"/>
    <w:rsid w:val="00927F3D"/>
    <w:rsid w:val="00931B57"/>
    <w:rsid w:val="00931C8B"/>
    <w:rsid w:val="00932309"/>
    <w:rsid w:val="00932DE3"/>
    <w:rsid w:val="00933950"/>
    <w:rsid w:val="009339B4"/>
    <w:rsid w:val="00934981"/>
    <w:rsid w:val="00934995"/>
    <w:rsid w:val="00935AA5"/>
    <w:rsid w:val="00935B25"/>
    <w:rsid w:val="009367F6"/>
    <w:rsid w:val="009426E2"/>
    <w:rsid w:val="009436EC"/>
    <w:rsid w:val="00944216"/>
    <w:rsid w:val="00946134"/>
    <w:rsid w:val="009462B3"/>
    <w:rsid w:val="009466BE"/>
    <w:rsid w:val="00947094"/>
    <w:rsid w:val="00947F9D"/>
    <w:rsid w:val="00950914"/>
    <w:rsid w:val="00950E16"/>
    <w:rsid w:val="00951BB2"/>
    <w:rsid w:val="00952086"/>
    <w:rsid w:val="0095294E"/>
    <w:rsid w:val="009530E7"/>
    <w:rsid w:val="00953908"/>
    <w:rsid w:val="00953F01"/>
    <w:rsid w:val="00954265"/>
    <w:rsid w:val="009545BE"/>
    <w:rsid w:val="009546C1"/>
    <w:rsid w:val="00954D73"/>
    <w:rsid w:val="00955A3A"/>
    <w:rsid w:val="009562EB"/>
    <w:rsid w:val="00956C5C"/>
    <w:rsid w:val="009575F8"/>
    <w:rsid w:val="00961F1C"/>
    <w:rsid w:val="00965322"/>
    <w:rsid w:val="00965D4C"/>
    <w:rsid w:val="009671F6"/>
    <w:rsid w:val="009677E7"/>
    <w:rsid w:val="009709CE"/>
    <w:rsid w:val="00971A8B"/>
    <w:rsid w:val="00971DE2"/>
    <w:rsid w:val="009720B7"/>
    <w:rsid w:val="00972C64"/>
    <w:rsid w:val="00972D2C"/>
    <w:rsid w:val="009737F8"/>
    <w:rsid w:val="00973CE7"/>
    <w:rsid w:val="0097512A"/>
    <w:rsid w:val="0097532A"/>
    <w:rsid w:val="009755A3"/>
    <w:rsid w:val="00975E5A"/>
    <w:rsid w:val="00976718"/>
    <w:rsid w:val="00977375"/>
    <w:rsid w:val="009773CC"/>
    <w:rsid w:val="0097764F"/>
    <w:rsid w:val="0098070D"/>
    <w:rsid w:val="00980BAC"/>
    <w:rsid w:val="00980EDD"/>
    <w:rsid w:val="009811EE"/>
    <w:rsid w:val="00982050"/>
    <w:rsid w:val="009821A8"/>
    <w:rsid w:val="00982F92"/>
    <w:rsid w:val="009868E4"/>
    <w:rsid w:val="00986DD4"/>
    <w:rsid w:val="00987886"/>
    <w:rsid w:val="009879E3"/>
    <w:rsid w:val="00990299"/>
    <w:rsid w:val="009908D7"/>
    <w:rsid w:val="00990ABF"/>
    <w:rsid w:val="00990AFF"/>
    <w:rsid w:val="009916E2"/>
    <w:rsid w:val="009917AE"/>
    <w:rsid w:val="00991A53"/>
    <w:rsid w:val="00991E9B"/>
    <w:rsid w:val="00992E3A"/>
    <w:rsid w:val="009933F3"/>
    <w:rsid w:val="00993D70"/>
    <w:rsid w:val="00994340"/>
    <w:rsid w:val="009944B5"/>
    <w:rsid w:val="00994C9C"/>
    <w:rsid w:val="0099545F"/>
    <w:rsid w:val="00995815"/>
    <w:rsid w:val="00997F74"/>
    <w:rsid w:val="009A091B"/>
    <w:rsid w:val="009A09C1"/>
    <w:rsid w:val="009A110B"/>
    <w:rsid w:val="009A185D"/>
    <w:rsid w:val="009A1E04"/>
    <w:rsid w:val="009A24BF"/>
    <w:rsid w:val="009A2A16"/>
    <w:rsid w:val="009A3C3D"/>
    <w:rsid w:val="009A4EBC"/>
    <w:rsid w:val="009A520D"/>
    <w:rsid w:val="009A6DF3"/>
    <w:rsid w:val="009A7F57"/>
    <w:rsid w:val="009B0520"/>
    <w:rsid w:val="009B18B8"/>
    <w:rsid w:val="009B1FD7"/>
    <w:rsid w:val="009B20D0"/>
    <w:rsid w:val="009B2B6F"/>
    <w:rsid w:val="009B3243"/>
    <w:rsid w:val="009B3FD7"/>
    <w:rsid w:val="009B47DE"/>
    <w:rsid w:val="009B64E8"/>
    <w:rsid w:val="009B6A90"/>
    <w:rsid w:val="009B7218"/>
    <w:rsid w:val="009B75C2"/>
    <w:rsid w:val="009C1C17"/>
    <w:rsid w:val="009C1D58"/>
    <w:rsid w:val="009C1D7C"/>
    <w:rsid w:val="009C1F5D"/>
    <w:rsid w:val="009C3D56"/>
    <w:rsid w:val="009C5D83"/>
    <w:rsid w:val="009D0699"/>
    <w:rsid w:val="009D0B5F"/>
    <w:rsid w:val="009D0DAC"/>
    <w:rsid w:val="009D0FE6"/>
    <w:rsid w:val="009D164A"/>
    <w:rsid w:val="009D1A87"/>
    <w:rsid w:val="009D21AB"/>
    <w:rsid w:val="009D2376"/>
    <w:rsid w:val="009D3853"/>
    <w:rsid w:val="009D3C34"/>
    <w:rsid w:val="009D4756"/>
    <w:rsid w:val="009D5673"/>
    <w:rsid w:val="009D63CA"/>
    <w:rsid w:val="009D6AE3"/>
    <w:rsid w:val="009D7D90"/>
    <w:rsid w:val="009D7ED7"/>
    <w:rsid w:val="009E0AA3"/>
    <w:rsid w:val="009E1B47"/>
    <w:rsid w:val="009E2216"/>
    <w:rsid w:val="009E25E3"/>
    <w:rsid w:val="009E2E9B"/>
    <w:rsid w:val="009E317B"/>
    <w:rsid w:val="009E3532"/>
    <w:rsid w:val="009E3664"/>
    <w:rsid w:val="009E4029"/>
    <w:rsid w:val="009E6A9E"/>
    <w:rsid w:val="009E78CB"/>
    <w:rsid w:val="009F0125"/>
    <w:rsid w:val="009F1065"/>
    <w:rsid w:val="009F1101"/>
    <w:rsid w:val="009F160F"/>
    <w:rsid w:val="009F1663"/>
    <w:rsid w:val="009F1906"/>
    <w:rsid w:val="009F285B"/>
    <w:rsid w:val="009F2EAC"/>
    <w:rsid w:val="009F3A99"/>
    <w:rsid w:val="009F3CB7"/>
    <w:rsid w:val="009F40B3"/>
    <w:rsid w:val="009F4112"/>
    <w:rsid w:val="009F42FC"/>
    <w:rsid w:val="009F45A9"/>
    <w:rsid w:val="009F66A9"/>
    <w:rsid w:val="009F7CDA"/>
    <w:rsid w:val="009F7E85"/>
    <w:rsid w:val="00A00EB5"/>
    <w:rsid w:val="00A01894"/>
    <w:rsid w:val="00A0239B"/>
    <w:rsid w:val="00A02484"/>
    <w:rsid w:val="00A02970"/>
    <w:rsid w:val="00A03F52"/>
    <w:rsid w:val="00A0455E"/>
    <w:rsid w:val="00A0580D"/>
    <w:rsid w:val="00A05914"/>
    <w:rsid w:val="00A06F26"/>
    <w:rsid w:val="00A0739E"/>
    <w:rsid w:val="00A07640"/>
    <w:rsid w:val="00A07FEA"/>
    <w:rsid w:val="00A1094A"/>
    <w:rsid w:val="00A10FDA"/>
    <w:rsid w:val="00A128CA"/>
    <w:rsid w:val="00A12AEA"/>
    <w:rsid w:val="00A12C5D"/>
    <w:rsid w:val="00A13080"/>
    <w:rsid w:val="00A13539"/>
    <w:rsid w:val="00A136C3"/>
    <w:rsid w:val="00A1428B"/>
    <w:rsid w:val="00A1448A"/>
    <w:rsid w:val="00A145AA"/>
    <w:rsid w:val="00A14785"/>
    <w:rsid w:val="00A15C42"/>
    <w:rsid w:val="00A16074"/>
    <w:rsid w:val="00A16259"/>
    <w:rsid w:val="00A17696"/>
    <w:rsid w:val="00A17894"/>
    <w:rsid w:val="00A17911"/>
    <w:rsid w:val="00A20612"/>
    <w:rsid w:val="00A22210"/>
    <w:rsid w:val="00A2229E"/>
    <w:rsid w:val="00A227D5"/>
    <w:rsid w:val="00A22BAE"/>
    <w:rsid w:val="00A235E2"/>
    <w:rsid w:val="00A23C1F"/>
    <w:rsid w:val="00A24140"/>
    <w:rsid w:val="00A246DA"/>
    <w:rsid w:val="00A24EBE"/>
    <w:rsid w:val="00A25746"/>
    <w:rsid w:val="00A25EBD"/>
    <w:rsid w:val="00A270DC"/>
    <w:rsid w:val="00A27592"/>
    <w:rsid w:val="00A27648"/>
    <w:rsid w:val="00A27AC3"/>
    <w:rsid w:val="00A30E3A"/>
    <w:rsid w:val="00A33A9A"/>
    <w:rsid w:val="00A33B45"/>
    <w:rsid w:val="00A33CA7"/>
    <w:rsid w:val="00A33CDD"/>
    <w:rsid w:val="00A34563"/>
    <w:rsid w:val="00A3466E"/>
    <w:rsid w:val="00A34805"/>
    <w:rsid w:val="00A3490F"/>
    <w:rsid w:val="00A34B39"/>
    <w:rsid w:val="00A35962"/>
    <w:rsid w:val="00A36CF4"/>
    <w:rsid w:val="00A36D0E"/>
    <w:rsid w:val="00A3732C"/>
    <w:rsid w:val="00A4074D"/>
    <w:rsid w:val="00A40BCE"/>
    <w:rsid w:val="00A440DD"/>
    <w:rsid w:val="00A442D7"/>
    <w:rsid w:val="00A452F2"/>
    <w:rsid w:val="00A46C0B"/>
    <w:rsid w:val="00A47920"/>
    <w:rsid w:val="00A50917"/>
    <w:rsid w:val="00A52DC2"/>
    <w:rsid w:val="00A54A28"/>
    <w:rsid w:val="00A54F7D"/>
    <w:rsid w:val="00A551B0"/>
    <w:rsid w:val="00A60105"/>
    <w:rsid w:val="00A614B6"/>
    <w:rsid w:val="00A61A96"/>
    <w:rsid w:val="00A62CCF"/>
    <w:rsid w:val="00A63BB2"/>
    <w:rsid w:val="00A63D52"/>
    <w:rsid w:val="00A6532F"/>
    <w:rsid w:val="00A65582"/>
    <w:rsid w:val="00A65E86"/>
    <w:rsid w:val="00A6717F"/>
    <w:rsid w:val="00A672FE"/>
    <w:rsid w:val="00A709B1"/>
    <w:rsid w:val="00A7362F"/>
    <w:rsid w:val="00A747A6"/>
    <w:rsid w:val="00A74DA3"/>
    <w:rsid w:val="00A7509A"/>
    <w:rsid w:val="00A75427"/>
    <w:rsid w:val="00A764B6"/>
    <w:rsid w:val="00A77B62"/>
    <w:rsid w:val="00A811DF"/>
    <w:rsid w:val="00A81BF5"/>
    <w:rsid w:val="00A8387E"/>
    <w:rsid w:val="00A83D37"/>
    <w:rsid w:val="00A84894"/>
    <w:rsid w:val="00A84DCC"/>
    <w:rsid w:val="00A84ECF"/>
    <w:rsid w:val="00A85494"/>
    <w:rsid w:val="00A85BBA"/>
    <w:rsid w:val="00A85C5B"/>
    <w:rsid w:val="00A86B3D"/>
    <w:rsid w:val="00A86F9C"/>
    <w:rsid w:val="00A9069F"/>
    <w:rsid w:val="00A90C86"/>
    <w:rsid w:val="00A90E72"/>
    <w:rsid w:val="00A921C2"/>
    <w:rsid w:val="00A922D7"/>
    <w:rsid w:val="00A923C3"/>
    <w:rsid w:val="00A95897"/>
    <w:rsid w:val="00A95A18"/>
    <w:rsid w:val="00A96222"/>
    <w:rsid w:val="00A97267"/>
    <w:rsid w:val="00AA064B"/>
    <w:rsid w:val="00AA07B5"/>
    <w:rsid w:val="00AA1EFA"/>
    <w:rsid w:val="00AA26D5"/>
    <w:rsid w:val="00AA2A02"/>
    <w:rsid w:val="00AA30D8"/>
    <w:rsid w:val="00AA46FE"/>
    <w:rsid w:val="00AA4DEF"/>
    <w:rsid w:val="00AA4EB7"/>
    <w:rsid w:val="00AA4EEC"/>
    <w:rsid w:val="00AA57EB"/>
    <w:rsid w:val="00AA6253"/>
    <w:rsid w:val="00AA69D2"/>
    <w:rsid w:val="00AA6A28"/>
    <w:rsid w:val="00AA6EEF"/>
    <w:rsid w:val="00AA79E6"/>
    <w:rsid w:val="00AA7A59"/>
    <w:rsid w:val="00AB0394"/>
    <w:rsid w:val="00AB0909"/>
    <w:rsid w:val="00AB0FB9"/>
    <w:rsid w:val="00AB15F6"/>
    <w:rsid w:val="00AB1680"/>
    <w:rsid w:val="00AB1A78"/>
    <w:rsid w:val="00AB1FD3"/>
    <w:rsid w:val="00AB270D"/>
    <w:rsid w:val="00AB3815"/>
    <w:rsid w:val="00AB4E38"/>
    <w:rsid w:val="00AB7290"/>
    <w:rsid w:val="00AC0643"/>
    <w:rsid w:val="00AC06D9"/>
    <w:rsid w:val="00AC09F8"/>
    <w:rsid w:val="00AC0D6F"/>
    <w:rsid w:val="00AC131D"/>
    <w:rsid w:val="00AC16B8"/>
    <w:rsid w:val="00AC1EC9"/>
    <w:rsid w:val="00AC22AA"/>
    <w:rsid w:val="00AC2D58"/>
    <w:rsid w:val="00AC2EEA"/>
    <w:rsid w:val="00AC44C8"/>
    <w:rsid w:val="00AC4ADE"/>
    <w:rsid w:val="00AC4D40"/>
    <w:rsid w:val="00AC5A81"/>
    <w:rsid w:val="00AC5AE3"/>
    <w:rsid w:val="00AC5D38"/>
    <w:rsid w:val="00AC7245"/>
    <w:rsid w:val="00AC7286"/>
    <w:rsid w:val="00AD042D"/>
    <w:rsid w:val="00AD0E5B"/>
    <w:rsid w:val="00AD2F94"/>
    <w:rsid w:val="00AD3491"/>
    <w:rsid w:val="00AD38A3"/>
    <w:rsid w:val="00AD3B26"/>
    <w:rsid w:val="00AD3FEB"/>
    <w:rsid w:val="00AD420C"/>
    <w:rsid w:val="00AD4F38"/>
    <w:rsid w:val="00AD6336"/>
    <w:rsid w:val="00AD6BE2"/>
    <w:rsid w:val="00AD77A4"/>
    <w:rsid w:val="00AE08F7"/>
    <w:rsid w:val="00AE146E"/>
    <w:rsid w:val="00AE3237"/>
    <w:rsid w:val="00AE550B"/>
    <w:rsid w:val="00AE5558"/>
    <w:rsid w:val="00AE5635"/>
    <w:rsid w:val="00AE6575"/>
    <w:rsid w:val="00AE6658"/>
    <w:rsid w:val="00AE66DD"/>
    <w:rsid w:val="00AE672C"/>
    <w:rsid w:val="00AE6CCA"/>
    <w:rsid w:val="00AE7759"/>
    <w:rsid w:val="00AE7D17"/>
    <w:rsid w:val="00AF0437"/>
    <w:rsid w:val="00AF0C66"/>
    <w:rsid w:val="00AF0CD5"/>
    <w:rsid w:val="00AF1932"/>
    <w:rsid w:val="00AF2468"/>
    <w:rsid w:val="00AF7536"/>
    <w:rsid w:val="00AF76CF"/>
    <w:rsid w:val="00B020F8"/>
    <w:rsid w:val="00B02A2B"/>
    <w:rsid w:val="00B03C96"/>
    <w:rsid w:val="00B050AC"/>
    <w:rsid w:val="00B0547C"/>
    <w:rsid w:val="00B06009"/>
    <w:rsid w:val="00B07650"/>
    <w:rsid w:val="00B07CFC"/>
    <w:rsid w:val="00B1034A"/>
    <w:rsid w:val="00B11241"/>
    <w:rsid w:val="00B12D9E"/>
    <w:rsid w:val="00B1332F"/>
    <w:rsid w:val="00B140A2"/>
    <w:rsid w:val="00B153DF"/>
    <w:rsid w:val="00B15ED4"/>
    <w:rsid w:val="00B16757"/>
    <w:rsid w:val="00B16FDE"/>
    <w:rsid w:val="00B17283"/>
    <w:rsid w:val="00B17735"/>
    <w:rsid w:val="00B2049B"/>
    <w:rsid w:val="00B2160B"/>
    <w:rsid w:val="00B21EA8"/>
    <w:rsid w:val="00B22B26"/>
    <w:rsid w:val="00B22BAE"/>
    <w:rsid w:val="00B2401B"/>
    <w:rsid w:val="00B25A22"/>
    <w:rsid w:val="00B25FA4"/>
    <w:rsid w:val="00B266BA"/>
    <w:rsid w:val="00B26913"/>
    <w:rsid w:val="00B27BFD"/>
    <w:rsid w:val="00B27ECA"/>
    <w:rsid w:val="00B305D0"/>
    <w:rsid w:val="00B3083F"/>
    <w:rsid w:val="00B308BD"/>
    <w:rsid w:val="00B3145E"/>
    <w:rsid w:val="00B32B12"/>
    <w:rsid w:val="00B335CC"/>
    <w:rsid w:val="00B33BD4"/>
    <w:rsid w:val="00B34778"/>
    <w:rsid w:val="00B34793"/>
    <w:rsid w:val="00B353FF"/>
    <w:rsid w:val="00B366DE"/>
    <w:rsid w:val="00B377FF"/>
    <w:rsid w:val="00B378D0"/>
    <w:rsid w:val="00B4022F"/>
    <w:rsid w:val="00B40351"/>
    <w:rsid w:val="00B41055"/>
    <w:rsid w:val="00B41338"/>
    <w:rsid w:val="00B418D9"/>
    <w:rsid w:val="00B41B3F"/>
    <w:rsid w:val="00B42DC5"/>
    <w:rsid w:val="00B43442"/>
    <w:rsid w:val="00B43F73"/>
    <w:rsid w:val="00B44410"/>
    <w:rsid w:val="00B4556A"/>
    <w:rsid w:val="00B45B4C"/>
    <w:rsid w:val="00B45C37"/>
    <w:rsid w:val="00B4643A"/>
    <w:rsid w:val="00B50581"/>
    <w:rsid w:val="00B50A10"/>
    <w:rsid w:val="00B5136E"/>
    <w:rsid w:val="00B520F2"/>
    <w:rsid w:val="00B52758"/>
    <w:rsid w:val="00B52980"/>
    <w:rsid w:val="00B53701"/>
    <w:rsid w:val="00B53922"/>
    <w:rsid w:val="00B55B7E"/>
    <w:rsid w:val="00B55E0D"/>
    <w:rsid w:val="00B5665E"/>
    <w:rsid w:val="00B56BC9"/>
    <w:rsid w:val="00B5734D"/>
    <w:rsid w:val="00B577D6"/>
    <w:rsid w:val="00B60364"/>
    <w:rsid w:val="00B60B51"/>
    <w:rsid w:val="00B60F72"/>
    <w:rsid w:val="00B611CB"/>
    <w:rsid w:val="00B6146C"/>
    <w:rsid w:val="00B623DA"/>
    <w:rsid w:val="00B62491"/>
    <w:rsid w:val="00B62F01"/>
    <w:rsid w:val="00B6398D"/>
    <w:rsid w:val="00B64032"/>
    <w:rsid w:val="00B645B1"/>
    <w:rsid w:val="00B67DC1"/>
    <w:rsid w:val="00B71210"/>
    <w:rsid w:val="00B71531"/>
    <w:rsid w:val="00B72E72"/>
    <w:rsid w:val="00B73117"/>
    <w:rsid w:val="00B7417F"/>
    <w:rsid w:val="00B74224"/>
    <w:rsid w:val="00B746E9"/>
    <w:rsid w:val="00B74A78"/>
    <w:rsid w:val="00B74F48"/>
    <w:rsid w:val="00B74FC0"/>
    <w:rsid w:val="00B74FDC"/>
    <w:rsid w:val="00B75578"/>
    <w:rsid w:val="00B766B8"/>
    <w:rsid w:val="00B76A20"/>
    <w:rsid w:val="00B76E1F"/>
    <w:rsid w:val="00B77910"/>
    <w:rsid w:val="00B77AEC"/>
    <w:rsid w:val="00B80541"/>
    <w:rsid w:val="00B80724"/>
    <w:rsid w:val="00B80DBB"/>
    <w:rsid w:val="00B81295"/>
    <w:rsid w:val="00B814D7"/>
    <w:rsid w:val="00B81517"/>
    <w:rsid w:val="00B81909"/>
    <w:rsid w:val="00B81E3F"/>
    <w:rsid w:val="00B81F64"/>
    <w:rsid w:val="00B824DC"/>
    <w:rsid w:val="00B82B93"/>
    <w:rsid w:val="00B83026"/>
    <w:rsid w:val="00B838FA"/>
    <w:rsid w:val="00B848AF"/>
    <w:rsid w:val="00B862CC"/>
    <w:rsid w:val="00B87254"/>
    <w:rsid w:val="00B8789A"/>
    <w:rsid w:val="00B87A7B"/>
    <w:rsid w:val="00B91108"/>
    <w:rsid w:val="00B91A70"/>
    <w:rsid w:val="00B92569"/>
    <w:rsid w:val="00B93CB7"/>
    <w:rsid w:val="00B94586"/>
    <w:rsid w:val="00B95088"/>
    <w:rsid w:val="00B95133"/>
    <w:rsid w:val="00B956E4"/>
    <w:rsid w:val="00B95B7D"/>
    <w:rsid w:val="00B95F0E"/>
    <w:rsid w:val="00B962B6"/>
    <w:rsid w:val="00B963F8"/>
    <w:rsid w:val="00B96568"/>
    <w:rsid w:val="00B96672"/>
    <w:rsid w:val="00B9780F"/>
    <w:rsid w:val="00BA0BC9"/>
    <w:rsid w:val="00BA1AF0"/>
    <w:rsid w:val="00BA1B46"/>
    <w:rsid w:val="00BA3378"/>
    <w:rsid w:val="00BA41BA"/>
    <w:rsid w:val="00BA4A16"/>
    <w:rsid w:val="00BA57A8"/>
    <w:rsid w:val="00BA5CA2"/>
    <w:rsid w:val="00BA5F09"/>
    <w:rsid w:val="00BA65ED"/>
    <w:rsid w:val="00BA7073"/>
    <w:rsid w:val="00BA79B3"/>
    <w:rsid w:val="00BA7E80"/>
    <w:rsid w:val="00BB0015"/>
    <w:rsid w:val="00BB0B83"/>
    <w:rsid w:val="00BB0CC0"/>
    <w:rsid w:val="00BB0EE9"/>
    <w:rsid w:val="00BB3EDA"/>
    <w:rsid w:val="00BB477D"/>
    <w:rsid w:val="00BB47A8"/>
    <w:rsid w:val="00BB4C54"/>
    <w:rsid w:val="00BB631F"/>
    <w:rsid w:val="00BB6B3A"/>
    <w:rsid w:val="00BB74AA"/>
    <w:rsid w:val="00BB7633"/>
    <w:rsid w:val="00BC0199"/>
    <w:rsid w:val="00BC03FB"/>
    <w:rsid w:val="00BC04C8"/>
    <w:rsid w:val="00BC239B"/>
    <w:rsid w:val="00BC35F3"/>
    <w:rsid w:val="00BC4C90"/>
    <w:rsid w:val="00BC50F6"/>
    <w:rsid w:val="00BC760D"/>
    <w:rsid w:val="00BC7836"/>
    <w:rsid w:val="00BD0CD4"/>
    <w:rsid w:val="00BD4D9B"/>
    <w:rsid w:val="00BD546D"/>
    <w:rsid w:val="00BD66C7"/>
    <w:rsid w:val="00BD68B1"/>
    <w:rsid w:val="00BD6A7D"/>
    <w:rsid w:val="00BD6DEB"/>
    <w:rsid w:val="00BD6F56"/>
    <w:rsid w:val="00BD7171"/>
    <w:rsid w:val="00BD7586"/>
    <w:rsid w:val="00BD7732"/>
    <w:rsid w:val="00BE11CD"/>
    <w:rsid w:val="00BE1C53"/>
    <w:rsid w:val="00BE3B0F"/>
    <w:rsid w:val="00BE44D7"/>
    <w:rsid w:val="00BE4DBE"/>
    <w:rsid w:val="00BE5EF0"/>
    <w:rsid w:val="00BE6E1E"/>
    <w:rsid w:val="00BE7DA7"/>
    <w:rsid w:val="00BF042A"/>
    <w:rsid w:val="00BF05E2"/>
    <w:rsid w:val="00BF072A"/>
    <w:rsid w:val="00BF0C02"/>
    <w:rsid w:val="00BF1265"/>
    <w:rsid w:val="00BF1BDD"/>
    <w:rsid w:val="00BF1ECF"/>
    <w:rsid w:val="00BF3AE6"/>
    <w:rsid w:val="00BF463A"/>
    <w:rsid w:val="00BF6E6A"/>
    <w:rsid w:val="00BF757F"/>
    <w:rsid w:val="00BF7A59"/>
    <w:rsid w:val="00BF7AE4"/>
    <w:rsid w:val="00C018F8"/>
    <w:rsid w:val="00C0350A"/>
    <w:rsid w:val="00C069FB"/>
    <w:rsid w:val="00C078D8"/>
    <w:rsid w:val="00C079D7"/>
    <w:rsid w:val="00C07D8E"/>
    <w:rsid w:val="00C07E64"/>
    <w:rsid w:val="00C106BB"/>
    <w:rsid w:val="00C10B73"/>
    <w:rsid w:val="00C144CB"/>
    <w:rsid w:val="00C149A7"/>
    <w:rsid w:val="00C1591F"/>
    <w:rsid w:val="00C20F6A"/>
    <w:rsid w:val="00C215BE"/>
    <w:rsid w:val="00C221DF"/>
    <w:rsid w:val="00C2220C"/>
    <w:rsid w:val="00C2275C"/>
    <w:rsid w:val="00C22BC1"/>
    <w:rsid w:val="00C2462B"/>
    <w:rsid w:val="00C24CDD"/>
    <w:rsid w:val="00C25486"/>
    <w:rsid w:val="00C257BA"/>
    <w:rsid w:val="00C25C46"/>
    <w:rsid w:val="00C27283"/>
    <w:rsid w:val="00C27F19"/>
    <w:rsid w:val="00C30EDD"/>
    <w:rsid w:val="00C3130F"/>
    <w:rsid w:val="00C31695"/>
    <w:rsid w:val="00C31FEF"/>
    <w:rsid w:val="00C32411"/>
    <w:rsid w:val="00C32C3D"/>
    <w:rsid w:val="00C33C72"/>
    <w:rsid w:val="00C34971"/>
    <w:rsid w:val="00C356A6"/>
    <w:rsid w:val="00C37264"/>
    <w:rsid w:val="00C37584"/>
    <w:rsid w:val="00C37CDE"/>
    <w:rsid w:val="00C37D99"/>
    <w:rsid w:val="00C401F9"/>
    <w:rsid w:val="00C4206F"/>
    <w:rsid w:val="00C427B9"/>
    <w:rsid w:val="00C437D1"/>
    <w:rsid w:val="00C43830"/>
    <w:rsid w:val="00C4457E"/>
    <w:rsid w:val="00C44636"/>
    <w:rsid w:val="00C4528F"/>
    <w:rsid w:val="00C457DD"/>
    <w:rsid w:val="00C458EF"/>
    <w:rsid w:val="00C45F82"/>
    <w:rsid w:val="00C45FF4"/>
    <w:rsid w:val="00C469D5"/>
    <w:rsid w:val="00C46D4F"/>
    <w:rsid w:val="00C479B2"/>
    <w:rsid w:val="00C47F3B"/>
    <w:rsid w:val="00C50962"/>
    <w:rsid w:val="00C515FB"/>
    <w:rsid w:val="00C52228"/>
    <w:rsid w:val="00C53208"/>
    <w:rsid w:val="00C5362A"/>
    <w:rsid w:val="00C53761"/>
    <w:rsid w:val="00C5420F"/>
    <w:rsid w:val="00C5422A"/>
    <w:rsid w:val="00C5678E"/>
    <w:rsid w:val="00C57C37"/>
    <w:rsid w:val="00C60616"/>
    <w:rsid w:val="00C618EA"/>
    <w:rsid w:val="00C61CD9"/>
    <w:rsid w:val="00C61F70"/>
    <w:rsid w:val="00C62410"/>
    <w:rsid w:val="00C629A2"/>
    <w:rsid w:val="00C63382"/>
    <w:rsid w:val="00C63442"/>
    <w:rsid w:val="00C6368A"/>
    <w:rsid w:val="00C639AF"/>
    <w:rsid w:val="00C63AEF"/>
    <w:rsid w:val="00C648B5"/>
    <w:rsid w:val="00C65243"/>
    <w:rsid w:val="00C65C5F"/>
    <w:rsid w:val="00C66359"/>
    <w:rsid w:val="00C66519"/>
    <w:rsid w:val="00C66AB7"/>
    <w:rsid w:val="00C67686"/>
    <w:rsid w:val="00C67D97"/>
    <w:rsid w:val="00C67DC5"/>
    <w:rsid w:val="00C702C8"/>
    <w:rsid w:val="00C70338"/>
    <w:rsid w:val="00C705DC"/>
    <w:rsid w:val="00C71270"/>
    <w:rsid w:val="00C71BA4"/>
    <w:rsid w:val="00C72AD3"/>
    <w:rsid w:val="00C7309B"/>
    <w:rsid w:val="00C731F3"/>
    <w:rsid w:val="00C73FAE"/>
    <w:rsid w:val="00C74F3B"/>
    <w:rsid w:val="00C76576"/>
    <w:rsid w:val="00C76724"/>
    <w:rsid w:val="00C76998"/>
    <w:rsid w:val="00C76A46"/>
    <w:rsid w:val="00C7707C"/>
    <w:rsid w:val="00C8076E"/>
    <w:rsid w:val="00C80EA5"/>
    <w:rsid w:val="00C80F49"/>
    <w:rsid w:val="00C81673"/>
    <w:rsid w:val="00C82194"/>
    <w:rsid w:val="00C823DB"/>
    <w:rsid w:val="00C835AE"/>
    <w:rsid w:val="00C83B49"/>
    <w:rsid w:val="00C872C2"/>
    <w:rsid w:val="00C9057A"/>
    <w:rsid w:val="00C92534"/>
    <w:rsid w:val="00C927B1"/>
    <w:rsid w:val="00C92898"/>
    <w:rsid w:val="00C938D8"/>
    <w:rsid w:val="00C95D34"/>
    <w:rsid w:val="00C95DD8"/>
    <w:rsid w:val="00C96590"/>
    <w:rsid w:val="00C96B68"/>
    <w:rsid w:val="00C9703C"/>
    <w:rsid w:val="00CA1C22"/>
    <w:rsid w:val="00CA1EFC"/>
    <w:rsid w:val="00CA4A27"/>
    <w:rsid w:val="00CA4CB1"/>
    <w:rsid w:val="00CA5258"/>
    <w:rsid w:val="00CA620F"/>
    <w:rsid w:val="00CA6408"/>
    <w:rsid w:val="00CA6F33"/>
    <w:rsid w:val="00CB03CE"/>
    <w:rsid w:val="00CB14DC"/>
    <w:rsid w:val="00CB159F"/>
    <w:rsid w:val="00CB1939"/>
    <w:rsid w:val="00CB26E2"/>
    <w:rsid w:val="00CB2B63"/>
    <w:rsid w:val="00CB4F82"/>
    <w:rsid w:val="00CB536C"/>
    <w:rsid w:val="00CB7671"/>
    <w:rsid w:val="00CC0301"/>
    <w:rsid w:val="00CC0FB7"/>
    <w:rsid w:val="00CC16A7"/>
    <w:rsid w:val="00CC3269"/>
    <w:rsid w:val="00CC6203"/>
    <w:rsid w:val="00CC6D13"/>
    <w:rsid w:val="00CC771A"/>
    <w:rsid w:val="00CD3A9E"/>
    <w:rsid w:val="00CD3B5C"/>
    <w:rsid w:val="00CD5B69"/>
    <w:rsid w:val="00CD6BC0"/>
    <w:rsid w:val="00CD7BE0"/>
    <w:rsid w:val="00CE0A3C"/>
    <w:rsid w:val="00CE1A26"/>
    <w:rsid w:val="00CE1D3C"/>
    <w:rsid w:val="00CE1D4D"/>
    <w:rsid w:val="00CE27FB"/>
    <w:rsid w:val="00CE2D5E"/>
    <w:rsid w:val="00CE30C9"/>
    <w:rsid w:val="00CE37B5"/>
    <w:rsid w:val="00CE4EC2"/>
    <w:rsid w:val="00CE51AD"/>
    <w:rsid w:val="00CE51E7"/>
    <w:rsid w:val="00CE5DAB"/>
    <w:rsid w:val="00CE61DB"/>
    <w:rsid w:val="00CE6731"/>
    <w:rsid w:val="00CE67BF"/>
    <w:rsid w:val="00CE702D"/>
    <w:rsid w:val="00CE72C1"/>
    <w:rsid w:val="00CE761F"/>
    <w:rsid w:val="00CE793D"/>
    <w:rsid w:val="00CF0D76"/>
    <w:rsid w:val="00CF0FA7"/>
    <w:rsid w:val="00CF14B0"/>
    <w:rsid w:val="00CF14D1"/>
    <w:rsid w:val="00CF1D87"/>
    <w:rsid w:val="00CF20A6"/>
    <w:rsid w:val="00CF2CE1"/>
    <w:rsid w:val="00CF3CB7"/>
    <w:rsid w:val="00CF414E"/>
    <w:rsid w:val="00CF422F"/>
    <w:rsid w:val="00CF48A8"/>
    <w:rsid w:val="00CF496E"/>
    <w:rsid w:val="00CF4D26"/>
    <w:rsid w:val="00CF4E29"/>
    <w:rsid w:val="00CF62E1"/>
    <w:rsid w:val="00CF6D48"/>
    <w:rsid w:val="00CF6F64"/>
    <w:rsid w:val="00D015FB"/>
    <w:rsid w:val="00D031AA"/>
    <w:rsid w:val="00D04B9D"/>
    <w:rsid w:val="00D04EA1"/>
    <w:rsid w:val="00D05572"/>
    <w:rsid w:val="00D06840"/>
    <w:rsid w:val="00D069B3"/>
    <w:rsid w:val="00D06BC3"/>
    <w:rsid w:val="00D06D34"/>
    <w:rsid w:val="00D074F9"/>
    <w:rsid w:val="00D07E7D"/>
    <w:rsid w:val="00D1247E"/>
    <w:rsid w:val="00D1374C"/>
    <w:rsid w:val="00D14206"/>
    <w:rsid w:val="00D168D6"/>
    <w:rsid w:val="00D16FCD"/>
    <w:rsid w:val="00D174E8"/>
    <w:rsid w:val="00D17A7A"/>
    <w:rsid w:val="00D2107D"/>
    <w:rsid w:val="00D220E8"/>
    <w:rsid w:val="00D22B51"/>
    <w:rsid w:val="00D232A7"/>
    <w:rsid w:val="00D233B8"/>
    <w:rsid w:val="00D2342D"/>
    <w:rsid w:val="00D238E6"/>
    <w:rsid w:val="00D23B0F"/>
    <w:rsid w:val="00D24589"/>
    <w:rsid w:val="00D24A6C"/>
    <w:rsid w:val="00D24DD1"/>
    <w:rsid w:val="00D24E06"/>
    <w:rsid w:val="00D26942"/>
    <w:rsid w:val="00D273F2"/>
    <w:rsid w:val="00D300DB"/>
    <w:rsid w:val="00D3149E"/>
    <w:rsid w:val="00D31AC2"/>
    <w:rsid w:val="00D34712"/>
    <w:rsid w:val="00D35946"/>
    <w:rsid w:val="00D361C8"/>
    <w:rsid w:val="00D406A1"/>
    <w:rsid w:val="00D408B4"/>
    <w:rsid w:val="00D41F56"/>
    <w:rsid w:val="00D429E8"/>
    <w:rsid w:val="00D434B3"/>
    <w:rsid w:val="00D4485F"/>
    <w:rsid w:val="00D453BE"/>
    <w:rsid w:val="00D4595A"/>
    <w:rsid w:val="00D45BC6"/>
    <w:rsid w:val="00D46C82"/>
    <w:rsid w:val="00D50AE0"/>
    <w:rsid w:val="00D51B25"/>
    <w:rsid w:val="00D521C7"/>
    <w:rsid w:val="00D52AAD"/>
    <w:rsid w:val="00D52FE7"/>
    <w:rsid w:val="00D53145"/>
    <w:rsid w:val="00D55286"/>
    <w:rsid w:val="00D55454"/>
    <w:rsid w:val="00D557D6"/>
    <w:rsid w:val="00D57099"/>
    <w:rsid w:val="00D61969"/>
    <w:rsid w:val="00D6253B"/>
    <w:rsid w:val="00D62F04"/>
    <w:rsid w:val="00D63205"/>
    <w:rsid w:val="00D63BA3"/>
    <w:rsid w:val="00D64CFF"/>
    <w:rsid w:val="00D65C04"/>
    <w:rsid w:val="00D674B1"/>
    <w:rsid w:val="00D6784F"/>
    <w:rsid w:val="00D67980"/>
    <w:rsid w:val="00D706CD"/>
    <w:rsid w:val="00D71A4F"/>
    <w:rsid w:val="00D71B47"/>
    <w:rsid w:val="00D71CE6"/>
    <w:rsid w:val="00D71E13"/>
    <w:rsid w:val="00D73486"/>
    <w:rsid w:val="00D73C6A"/>
    <w:rsid w:val="00D74667"/>
    <w:rsid w:val="00D746D4"/>
    <w:rsid w:val="00D74836"/>
    <w:rsid w:val="00D74C0F"/>
    <w:rsid w:val="00D75EE5"/>
    <w:rsid w:val="00D76400"/>
    <w:rsid w:val="00D76BB4"/>
    <w:rsid w:val="00D76F82"/>
    <w:rsid w:val="00D77052"/>
    <w:rsid w:val="00D77E83"/>
    <w:rsid w:val="00D8041B"/>
    <w:rsid w:val="00D8121A"/>
    <w:rsid w:val="00D81A60"/>
    <w:rsid w:val="00D84EFC"/>
    <w:rsid w:val="00D85BEF"/>
    <w:rsid w:val="00D86D69"/>
    <w:rsid w:val="00D874C0"/>
    <w:rsid w:val="00D90FCF"/>
    <w:rsid w:val="00D93011"/>
    <w:rsid w:val="00D942F0"/>
    <w:rsid w:val="00D94935"/>
    <w:rsid w:val="00D94DA8"/>
    <w:rsid w:val="00D96414"/>
    <w:rsid w:val="00D96DFA"/>
    <w:rsid w:val="00DA0B8B"/>
    <w:rsid w:val="00DA0B94"/>
    <w:rsid w:val="00DA1FE4"/>
    <w:rsid w:val="00DA212C"/>
    <w:rsid w:val="00DA22FF"/>
    <w:rsid w:val="00DA25AD"/>
    <w:rsid w:val="00DA282D"/>
    <w:rsid w:val="00DA3D63"/>
    <w:rsid w:val="00DA44C5"/>
    <w:rsid w:val="00DA44D7"/>
    <w:rsid w:val="00DA54F1"/>
    <w:rsid w:val="00DA568F"/>
    <w:rsid w:val="00DA6D64"/>
    <w:rsid w:val="00DA6F30"/>
    <w:rsid w:val="00DA7154"/>
    <w:rsid w:val="00DA72D9"/>
    <w:rsid w:val="00DB296E"/>
    <w:rsid w:val="00DB2DDD"/>
    <w:rsid w:val="00DB32C4"/>
    <w:rsid w:val="00DB33A5"/>
    <w:rsid w:val="00DB3D24"/>
    <w:rsid w:val="00DB3D8A"/>
    <w:rsid w:val="00DB4099"/>
    <w:rsid w:val="00DB45F6"/>
    <w:rsid w:val="00DB5A96"/>
    <w:rsid w:val="00DB60F8"/>
    <w:rsid w:val="00DB7EDC"/>
    <w:rsid w:val="00DC01ED"/>
    <w:rsid w:val="00DC0BE6"/>
    <w:rsid w:val="00DC0F82"/>
    <w:rsid w:val="00DC14C6"/>
    <w:rsid w:val="00DC2412"/>
    <w:rsid w:val="00DC4E28"/>
    <w:rsid w:val="00DC6E73"/>
    <w:rsid w:val="00DC7133"/>
    <w:rsid w:val="00DC78FC"/>
    <w:rsid w:val="00DC7CD9"/>
    <w:rsid w:val="00DD1DB1"/>
    <w:rsid w:val="00DD1F8D"/>
    <w:rsid w:val="00DD2BB1"/>
    <w:rsid w:val="00DD3B21"/>
    <w:rsid w:val="00DD4A11"/>
    <w:rsid w:val="00DD4D2F"/>
    <w:rsid w:val="00DD4E8D"/>
    <w:rsid w:val="00DD5B1A"/>
    <w:rsid w:val="00DD60B2"/>
    <w:rsid w:val="00DD64DF"/>
    <w:rsid w:val="00DD6D49"/>
    <w:rsid w:val="00DD7278"/>
    <w:rsid w:val="00DD77C6"/>
    <w:rsid w:val="00DD7F5F"/>
    <w:rsid w:val="00DE039A"/>
    <w:rsid w:val="00DE07AB"/>
    <w:rsid w:val="00DE207E"/>
    <w:rsid w:val="00DE24AD"/>
    <w:rsid w:val="00DE24C9"/>
    <w:rsid w:val="00DE2607"/>
    <w:rsid w:val="00DE2B6C"/>
    <w:rsid w:val="00DE3AE8"/>
    <w:rsid w:val="00DE48BE"/>
    <w:rsid w:val="00DE597E"/>
    <w:rsid w:val="00DE59B8"/>
    <w:rsid w:val="00DE6116"/>
    <w:rsid w:val="00DE6970"/>
    <w:rsid w:val="00DE6BE5"/>
    <w:rsid w:val="00DE6C93"/>
    <w:rsid w:val="00DF140C"/>
    <w:rsid w:val="00DF145C"/>
    <w:rsid w:val="00DF1944"/>
    <w:rsid w:val="00DF22D0"/>
    <w:rsid w:val="00DF35BC"/>
    <w:rsid w:val="00DF4E73"/>
    <w:rsid w:val="00DF64CC"/>
    <w:rsid w:val="00DF7E43"/>
    <w:rsid w:val="00E0010C"/>
    <w:rsid w:val="00E018AB"/>
    <w:rsid w:val="00E02E00"/>
    <w:rsid w:val="00E03C48"/>
    <w:rsid w:val="00E03C67"/>
    <w:rsid w:val="00E04AAF"/>
    <w:rsid w:val="00E04CB4"/>
    <w:rsid w:val="00E05DBF"/>
    <w:rsid w:val="00E05F3D"/>
    <w:rsid w:val="00E10BC4"/>
    <w:rsid w:val="00E10FD3"/>
    <w:rsid w:val="00E110C1"/>
    <w:rsid w:val="00E11B5F"/>
    <w:rsid w:val="00E12A4C"/>
    <w:rsid w:val="00E157A1"/>
    <w:rsid w:val="00E1606F"/>
    <w:rsid w:val="00E2098E"/>
    <w:rsid w:val="00E20A1D"/>
    <w:rsid w:val="00E22636"/>
    <w:rsid w:val="00E23201"/>
    <w:rsid w:val="00E24B29"/>
    <w:rsid w:val="00E25316"/>
    <w:rsid w:val="00E2538F"/>
    <w:rsid w:val="00E25A89"/>
    <w:rsid w:val="00E266B3"/>
    <w:rsid w:val="00E31DF9"/>
    <w:rsid w:val="00E32411"/>
    <w:rsid w:val="00E324E5"/>
    <w:rsid w:val="00E3273F"/>
    <w:rsid w:val="00E340F1"/>
    <w:rsid w:val="00E3448D"/>
    <w:rsid w:val="00E3473A"/>
    <w:rsid w:val="00E37E36"/>
    <w:rsid w:val="00E40E33"/>
    <w:rsid w:val="00E417A7"/>
    <w:rsid w:val="00E4216B"/>
    <w:rsid w:val="00E43E54"/>
    <w:rsid w:val="00E44247"/>
    <w:rsid w:val="00E449D9"/>
    <w:rsid w:val="00E45317"/>
    <w:rsid w:val="00E4575E"/>
    <w:rsid w:val="00E4660B"/>
    <w:rsid w:val="00E47A0A"/>
    <w:rsid w:val="00E47C3D"/>
    <w:rsid w:val="00E502E8"/>
    <w:rsid w:val="00E50518"/>
    <w:rsid w:val="00E505F2"/>
    <w:rsid w:val="00E50A79"/>
    <w:rsid w:val="00E5156B"/>
    <w:rsid w:val="00E51A32"/>
    <w:rsid w:val="00E51A4B"/>
    <w:rsid w:val="00E52C37"/>
    <w:rsid w:val="00E532C1"/>
    <w:rsid w:val="00E5388C"/>
    <w:rsid w:val="00E53FAA"/>
    <w:rsid w:val="00E54B6D"/>
    <w:rsid w:val="00E5548B"/>
    <w:rsid w:val="00E5575D"/>
    <w:rsid w:val="00E5612D"/>
    <w:rsid w:val="00E568A2"/>
    <w:rsid w:val="00E56C5C"/>
    <w:rsid w:val="00E57703"/>
    <w:rsid w:val="00E5785C"/>
    <w:rsid w:val="00E57D34"/>
    <w:rsid w:val="00E60378"/>
    <w:rsid w:val="00E607A8"/>
    <w:rsid w:val="00E608A4"/>
    <w:rsid w:val="00E60DED"/>
    <w:rsid w:val="00E61554"/>
    <w:rsid w:val="00E63502"/>
    <w:rsid w:val="00E6370A"/>
    <w:rsid w:val="00E6429F"/>
    <w:rsid w:val="00E64B19"/>
    <w:rsid w:val="00E650FE"/>
    <w:rsid w:val="00E66A0D"/>
    <w:rsid w:val="00E66F56"/>
    <w:rsid w:val="00E70201"/>
    <w:rsid w:val="00E7133B"/>
    <w:rsid w:val="00E725A1"/>
    <w:rsid w:val="00E762F3"/>
    <w:rsid w:val="00E770DB"/>
    <w:rsid w:val="00E77D60"/>
    <w:rsid w:val="00E80172"/>
    <w:rsid w:val="00E80BC3"/>
    <w:rsid w:val="00E80CF5"/>
    <w:rsid w:val="00E814D1"/>
    <w:rsid w:val="00E8163A"/>
    <w:rsid w:val="00E81A83"/>
    <w:rsid w:val="00E81FFE"/>
    <w:rsid w:val="00E834BB"/>
    <w:rsid w:val="00E84182"/>
    <w:rsid w:val="00E845F6"/>
    <w:rsid w:val="00E84798"/>
    <w:rsid w:val="00E851F7"/>
    <w:rsid w:val="00E85509"/>
    <w:rsid w:val="00E86B91"/>
    <w:rsid w:val="00E870A6"/>
    <w:rsid w:val="00E8740D"/>
    <w:rsid w:val="00E8749D"/>
    <w:rsid w:val="00E90E32"/>
    <w:rsid w:val="00E91823"/>
    <w:rsid w:val="00E931E1"/>
    <w:rsid w:val="00E93B1C"/>
    <w:rsid w:val="00E93BE9"/>
    <w:rsid w:val="00E93E30"/>
    <w:rsid w:val="00E947C9"/>
    <w:rsid w:val="00E95090"/>
    <w:rsid w:val="00E95EC0"/>
    <w:rsid w:val="00E965F0"/>
    <w:rsid w:val="00E966C1"/>
    <w:rsid w:val="00E974A0"/>
    <w:rsid w:val="00EA0446"/>
    <w:rsid w:val="00EA0766"/>
    <w:rsid w:val="00EA0CEF"/>
    <w:rsid w:val="00EA129C"/>
    <w:rsid w:val="00EA147C"/>
    <w:rsid w:val="00EA17F6"/>
    <w:rsid w:val="00EA1A02"/>
    <w:rsid w:val="00EA1CDD"/>
    <w:rsid w:val="00EA396E"/>
    <w:rsid w:val="00EA5220"/>
    <w:rsid w:val="00EA5A7D"/>
    <w:rsid w:val="00EA65C9"/>
    <w:rsid w:val="00EA67F1"/>
    <w:rsid w:val="00EA702A"/>
    <w:rsid w:val="00EA7464"/>
    <w:rsid w:val="00EB106D"/>
    <w:rsid w:val="00EB1E55"/>
    <w:rsid w:val="00EB2132"/>
    <w:rsid w:val="00EB34AD"/>
    <w:rsid w:val="00EB3841"/>
    <w:rsid w:val="00EB458D"/>
    <w:rsid w:val="00EB4690"/>
    <w:rsid w:val="00EB4E64"/>
    <w:rsid w:val="00EB676A"/>
    <w:rsid w:val="00EB7856"/>
    <w:rsid w:val="00EB7B41"/>
    <w:rsid w:val="00EB7F91"/>
    <w:rsid w:val="00EC08E1"/>
    <w:rsid w:val="00EC1AF2"/>
    <w:rsid w:val="00EC3DD3"/>
    <w:rsid w:val="00EC469B"/>
    <w:rsid w:val="00EC47E2"/>
    <w:rsid w:val="00EC49D7"/>
    <w:rsid w:val="00EC4A24"/>
    <w:rsid w:val="00EC5093"/>
    <w:rsid w:val="00EC549B"/>
    <w:rsid w:val="00EC5A14"/>
    <w:rsid w:val="00EC61A4"/>
    <w:rsid w:val="00EC688B"/>
    <w:rsid w:val="00ED2456"/>
    <w:rsid w:val="00ED3242"/>
    <w:rsid w:val="00ED37EB"/>
    <w:rsid w:val="00ED3C21"/>
    <w:rsid w:val="00ED42D6"/>
    <w:rsid w:val="00ED43C6"/>
    <w:rsid w:val="00ED540C"/>
    <w:rsid w:val="00ED579C"/>
    <w:rsid w:val="00ED5F42"/>
    <w:rsid w:val="00ED7124"/>
    <w:rsid w:val="00ED7328"/>
    <w:rsid w:val="00ED74F4"/>
    <w:rsid w:val="00ED7679"/>
    <w:rsid w:val="00EE022C"/>
    <w:rsid w:val="00EE0567"/>
    <w:rsid w:val="00EE0723"/>
    <w:rsid w:val="00EE0D2D"/>
    <w:rsid w:val="00EE2116"/>
    <w:rsid w:val="00EE38A8"/>
    <w:rsid w:val="00EE4375"/>
    <w:rsid w:val="00EE48E1"/>
    <w:rsid w:val="00EE4ADB"/>
    <w:rsid w:val="00EE5906"/>
    <w:rsid w:val="00EE6194"/>
    <w:rsid w:val="00EE62EB"/>
    <w:rsid w:val="00EE6BD3"/>
    <w:rsid w:val="00EE7375"/>
    <w:rsid w:val="00EF0CBA"/>
    <w:rsid w:val="00EF1D19"/>
    <w:rsid w:val="00EF2DE6"/>
    <w:rsid w:val="00EF3857"/>
    <w:rsid w:val="00EF3C1F"/>
    <w:rsid w:val="00EF5BDF"/>
    <w:rsid w:val="00EF62D3"/>
    <w:rsid w:val="00EF700C"/>
    <w:rsid w:val="00EF72ED"/>
    <w:rsid w:val="00F0139D"/>
    <w:rsid w:val="00F01816"/>
    <w:rsid w:val="00F027DD"/>
    <w:rsid w:val="00F05BB5"/>
    <w:rsid w:val="00F0678D"/>
    <w:rsid w:val="00F06E42"/>
    <w:rsid w:val="00F071EC"/>
    <w:rsid w:val="00F07804"/>
    <w:rsid w:val="00F100CE"/>
    <w:rsid w:val="00F1097B"/>
    <w:rsid w:val="00F11323"/>
    <w:rsid w:val="00F116CC"/>
    <w:rsid w:val="00F117D9"/>
    <w:rsid w:val="00F11A8A"/>
    <w:rsid w:val="00F1250F"/>
    <w:rsid w:val="00F12A6E"/>
    <w:rsid w:val="00F1338B"/>
    <w:rsid w:val="00F135A0"/>
    <w:rsid w:val="00F136B8"/>
    <w:rsid w:val="00F14416"/>
    <w:rsid w:val="00F15B97"/>
    <w:rsid w:val="00F15C05"/>
    <w:rsid w:val="00F160A0"/>
    <w:rsid w:val="00F168CB"/>
    <w:rsid w:val="00F20052"/>
    <w:rsid w:val="00F20136"/>
    <w:rsid w:val="00F208FC"/>
    <w:rsid w:val="00F212BA"/>
    <w:rsid w:val="00F21C18"/>
    <w:rsid w:val="00F25108"/>
    <w:rsid w:val="00F255D4"/>
    <w:rsid w:val="00F258D3"/>
    <w:rsid w:val="00F268B3"/>
    <w:rsid w:val="00F269E9"/>
    <w:rsid w:val="00F26A5D"/>
    <w:rsid w:val="00F27484"/>
    <w:rsid w:val="00F27FFC"/>
    <w:rsid w:val="00F302C2"/>
    <w:rsid w:val="00F318B6"/>
    <w:rsid w:val="00F31F6F"/>
    <w:rsid w:val="00F34B82"/>
    <w:rsid w:val="00F3697B"/>
    <w:rsid w:val="00F36BA1"/>
    <w:rsid w:val="00F37D47"/>
    <w:rsid w:val="00F40275"/>
    <w:rsid w:val="00F40DFF"/>
    <w:rsid w:val="00F41101"/>
    <w:rsid w:val="00F412B5"/>
    <w:rsid w:val="00F41F68"/>
    <w:rsid w:val="00F4207C"/>
    <w:rsid w:val="00F4264C"/>
    <w:rsid w:val="00F42807"/>
    <w:rsid w:val="00F438E1"/>
    <w:rsid w:val="00F43C02"/>
    <w:rsid w:val="00F448BA"/>
    <w:rsid w:val="00F44B95"/>
    <w:rsid w:val="00F45D36"/>
    <w:rsid w:val="00F46E95"/>
    <w:rsid w:val="00F47513"/>
    <w:rsid w:val="00F4781F"/>
    <w:rsid w:val="00F47F04"/>
    <w:rsid w:val="00F50ACD"/>
    <w:rsid w:val="00F51428"/>
    <w:rsid w:val="00F514A9"/>
    <w:rsid w:val="00F51A29"/>
    <w:rsid w:val="00F51C76"/>
    <w:rsid w:val="00F51ED1"/>
    <w:rsid w:val="00F5215B"/>
    <w:rsid w:val="00F53E00"/>
    <w:rsid w:val="00F54635"/>
    <w:rsid w:val="00F549D6"/>
    <w:rsid w:val="00F55320"/>
    <w:rsid w:val="00F553E2"/>
    <w:rsid w:val="00F55B08"/>
    <w:rsid w:val="00F564CA"/>
    <w:rsid w:val="00F5735B"/>
    <w:rsid w:val="00F57D32"/>
    <w:rsid w:val="00F608AE"/>
    <w:rsid w:val="00F60FD4"/>
    <w:rsid w:val="00F6130E"/>
    <w:rsid w:val="00F622C6"/>
    <w:rsid w:val="00F6236E"/>
    <w:rsid w:val="00F623D0"/>
    <w:rsid w:val="00F62A38"/>
    <w:rsid w:val="00F62E62"/>
    <w:rsid w:val="00F62E63"/>
    <w:rsid w:val="00F63260"/>
    <w:rsid w:val="00F63E36"/>
    <w:rsid w:val="00F63FCD"/>
    <w:rsid w:val="00F6420F"/>
    <w:rsid w:val="00F66214"/>
    <w:rsid w:val="00F6629E"/>
    <w:rsid w:val="00F667F6"/>
    <w:rsid w:val="00F66CA2"/>
    <w:rsid w:val="00F6760A"/>
    <w:rsid w:val="00F67D50"/>
    <w:rsid w:val="00F70528"/>
    <w:rsid w:val="00F707EE"/>
    <w:rsid w:val="00F72B69"/>
    <w:rsid w:val="00F740BC"/>
    <w:rsid w:val="00F76A33"/>
    <w:rsid w:val="00F77132"/>
    <w:rsid w:val="00F77543"/>
    <w:rsid w:val="00F77983"/>
    <w:rsid w:val="00F77AA7"/>
    <w:rsid w:val="00F77D9F"/>
    <w:rsid w:val="00F8030F"/>
    <w:rsid w:val="00F80534"/>
    <w:rsid w:val="00F826B3"/>
    <w:rsid w:val="00F8288C"/>
    <w:rsid w:val="00F8298F"/>
    <w:rsid w:val="00F83015"/>
    <w:rsid w:val="00F849F9"/>
    <w:rsid w:val="00F84DB5"/>
    <w:rsid w:val="00F8533E"/>
    <w:rsid w:val="00F8568A"/>
    <w:rsid w:val="00F8615E"/>
    <w:rsid w:val="00F8617B"/>
    <w:rsid w:val="00F8622B"/>
    <w:rsid w:val="00F86580"/>
    <w:rsid w:val="00F8691B"/>
    <w:rsid w:val="00F86AC0"/>
    <w:rsid w:val="00F900BF"/>
    <w:rsid w:val="00F904FA"/>
    <w:rsid w:val="00F90A79"/>
    <w:rsid w:val="00F912E5"/>
    <w:rsid w:val="00F92068"/>
    <w:rsid w:val="00F92311"/>
    <w:rsid w:val="00F94A72"/>
    <w:rsid w:val="00F94D72"/>
    <w:rsid w:val="00F955C0"/>
    <w:rsid w:val="00F957BB"/>
    <w:rsid w:val="00F95F45"/>
    <w:rsid w:val="00F960D7"/>
    <w:rsid w:val="00F96711"/>
    <w:rsid w:val="00F970F0"/>
    <w:rsid w:val="00F97CB6"/>
    <w:rsid w:val="00FA0F99"/>
    <w:rsid w:val="00FA14C9"/>
    <w:rsid w:val="00FA2305"/>
    <w:rsid w:val="00FA369F"/>
    <w:rsid w:val="00FA3D40"/>
    <w:rsid w:val="00FA435D"/>
    <w:rsid w:val="00FA5CDC"/>
    <w:rsid w:val="00FB179A"/>
    <w:rsid w:val="00FB211A"/>
    <w:rsid w:val="00FB23B5"/>
    <w:rsid w:val="00FB2699"/>
    <w:rsid w:val="00FB2927"/>
    <w:rsid w:val="00FB2F55"/>
    <w:rsid w:val="00FB46F9"/>
    <w:rsid w:val="00FB4D06"/>
    <w:rsid w:val="00FB4E35"/>
    <w:rsid w:val="00FB4F9A"/>
    <w:rsid w:val="00FB523C"/>
    <w:rsid w:val="00FB53BE"/>
    <w:rsid w:val="00FB58BE"/>
    <w:rsid w:val="00FB67D9"/>
    <w:rsid w:val="00FB6A65"/>
    <w:rsid w:val="00FB6BC8"/>
    <w:rsid w:val="00FC0044"/>
    <w:rsid w:val="00FC09A4"/>
    <w:rsid w:val="00FC139F"/>
    <w:rsid w:val="00FC1C38"/>
    <w:rsid w:val="00FC1EA1"/>
    <w:rsid w:val="00FC2174"/>
    <w:rsid w:val="00FC3381"/>
    <w:rsid w:val="00FC39A7"/>
    <w:rsid w:val="00FC425F"/>
    <w:rsid w:val="00FC4FC4"/>
    <w:rsid w:val="00FC5C94"/>
    <w:rsid w:val="00FC6383"/>
    <w:rsid w:val="00FC6C02"/>
    <w:rsid w:val="00FC6F48"/>
    <w:rsid w:val="00FD04A4"/>
    <w:rsid w:val="00FD0608"/>
    <w:rsid w:val="00FD090B"/>
    <w:rsid w:val="00FD1328"/>
    <w:rsid w:val="00FD1592"/>
    <w:rsid w:val="00FD194F"/>
    <w:rsid w:val="00FD31F3"/>
    <w:rsid w:val="00FD32CD"/>
    <w:rsid w:val="00FD4274"/>
    <w:rsid w:val="00FD4307"/>
    <w:rsid w:val="00FD4C70"/>
    <w:rsid w:val="00FD4E95"/>
    <w:rsid w:val="00FD50ED"/>
    <w:rsid w:val="00FD5357"/>
    <w:rsid w:val="00FD6F4B"/>
    <w:rsid w:val="00FD748B"/>
    <w:rsid w:val="00FE21EF"/>
    <w:rsid w:val="00FE26D4"/>
    <w:rsid w:val="00FE2BC7"/>
    <w:rsid w:val="00FE34D2"/>
    <w:rsid w:val="00FE3A4A"/>
    <w:rsid w:val="00FE3F0C"/>
    <w:rsid w:val="00FE4A1F"/>
    <w:rsid w:val="00FE4D8B"/>
    <w:rsid w:val="00FE5554"/>
    <w:rsid w:val="00FE5972"/>
    <w:rsid w:val="00FE5D17"/>
    <w:rsid w:val="00FE5E09"/>
    <w:rsid w:val="00FE5F86"/>
    <w:rsid w:val="00FE66E9"/>
    <w:rsid w:val="00FE66FC"/>
    <w:rsid w:val="00FE699B"/>
    <w:rsid w:val="00FE76E3"/>
    <w:rsid w:val="00FF0B6A"/>
    <w:rsid w:val="00FF105F"/>
    <w:rsid w:val="00FF17C8"/>
    <w:rsid w:val="00FF1CFA"/>
    <w:rsid w:val="00FF2A97"/>
    <w:rsid w:val="00FF5115"/>
    <w:rsid w:val="00FF54E1"/>
    <w:rsid w:val="00FF5D1F"/>
    <w:rsid w:val="00FF667A"/>
    <w:rsid w:val="00FF67C8"/>
    <w:rsid w:val="00FF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30ECC"/>
  <w15:docId w15:val="{59446CF4-8005-4706-A8E6-97FD934F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08AE"/>
    <w:rPr>
      <w:rFonts w:ascii="VNI-Times" w:hAnsi="VNI-Times"/>
      <w:sz w:val="24"/>
      <w:lang w:val="en-US" w:eastAsia="en-US"/>
    </w:rPr>
  </w:style>
  <w:style w:type="paragraph" w:styleId="Heading1">
    <w:name w:val="heading 1"/>
    <w:basedOn w:val="Normal"/>
    <w:next w:val="Normal"/>
    <w:qFormat/>
    <w:rsid w:val="0048513C"/>
    <w:pPr>
      <w:keepNext/>
      <w:numPr>
        <w:numId w:val="1"/>
      </w:numPr>
      <w:outlineLvl w:val="0"/>
    </w:pPr>
    <w:rPr>
      <w:sz w:val="28"/>
    </w:rPr>
  </w:style>
  <w:style w:type="paragraph" w:styleId="Heading2">
    <w:name w:val="heading 2"/>
    <w:basedOn w:val="Normal"/>
    <w:next w:val="Normal"/>
    <w:qFormat/>
    <w:rsid w:val="0048513C"/>
    <w:pPr>
      <w:keepNext/>
      <w:numPr>
        <w:ilvl w:val="1"/>
        <w:numId w:val="1"/>
      </w:numPr>
      <w:outlineLvl w:val="1"/>
    </w:pPr>
    <w:rPr>
      <w:i/>
      <w:sz w:val="28"/>
    </w:rPr>
  </w:style>
  <w:style w:type="paragraph" w:styleId="Heading3">
    <w:name w:val="heading 3"/>
    <w:basedOn w:val="Normal"/>
    <w:next w:val="Normal"/>
    <w:qFormat/>
    <w:rsid w:val="0048513C"/>
    <w:pPr>
      <w:keepNext/>
      <w:numPr>
        <w:ilvl w:val="2"/>
        <w:numId w:val="1"/>
      </w:numPr>
      <w:outlineLvl w:val="2"/>
    </w:pPr>
    <w:rPr>
      <w:i/>
    </w:rPr>
  </w:style>
  <w:style w:type="paragraph" w:styleId="Heading4">
    <w:name w:val="heading 4"/>
    <w:basedOn w:val="Normal"/>
    <w:next w:val="Normal"/>
    <w:qFormat/>
    <w:rsid w:val="0048513C"/>
    <w:pPr>
      <w:keepNext/>
      <w:numPr>
        <w:ilvl w:val="3"/>
        <w:numId w:val="1"/>
      </w:numPr>
      <w:jc w:val="both"/>
      <w:outlineLvl w:val="3"/>
    </w:pPr>
    <w:rPr>
      <w:rFonts w:ascii="VNI-Helve" w:hAnsi="VNI-Helve"/>
      <w:b/>
      <w:sz w:val="28"/>
    </w:rPr>
  </w:style>
  <w:style w:type="paragraph" w:styleId="Heading5">
    <w:name w:val="heading 5"/>
    <w:basedOn w:val="Normal"/>
    <w:next w:val="Normal"/>
    <w:qFormat/>
    <w:rsid w:val="0048513C"/>
    <w:pPr>
      <w:keepNext/>
      <w:numPr>
        <w:ilvl w:val="4"/>
        <w:numId w:val="1"/>
      </w:numPr>
      <w:outlineLvl w:val="4"/>
    </w:pPr>
    <w:rPr>
      <w:rFonts w:ascii="VNI-Helve" w:hAnsi="VNI-Helve"/>
      <w:b/>
      <w:bCs/>
      <w:iCs/>
    </w:rPr>
  </w:style>
  <w:style w:type="paragraph" w:styleId="Heading6">
    <w:name w:val="heading 6"/>
    <w:basedOn w:val="Normal"/>
    <w:next w:val="Normal"/>
    <w:qFormat/>
    <w:rsid w:val="0048513C"/>
    <w:pPr>
      <w:keepNext/>
      <w:numPr>
        <w:ilvl w:val="5"/>
        <w:numId w:val="1"/>
      </w:numPr>
      <w:outlineLvl w:val="5"/>
    </w:pPr>
    <w:rPr>
      <w:rFonts w:ascii="VNI-Helve" w:hAnsi="VNI-Helve"/>
      <w:b/>
      <w:bCs/>
    </w:rPr>
  </w:style>
  <w:style w:type="paragraph" w:styleId="Heading7">
    <w:name w:val="heading 7"/>
    <w:basedOn w:val="Normal"/>
    <w:next w:val="Normal"/>
    <w:qFormat/>
    <w:rsid w:val="0048513C"/>
    <w:pPr>
      <w:keepNext/>
      <w:numPr>
        <w:ilvl w:val="6"/>
        <w:numId w:val="1"/>
      </w:numPr>
      <w:jc w:val="center"/>
      <w:outlineLvl w:val="6"/>
    </w:pPr>
    <w:rPr>
      <w:rFonts w:ascii="VNI-Helve" w:hAnsi="VNI-Helve"/>
      <w:b/>
      <w:bCs/>
      <w:u w:val="single"/>
    </w:rPr>
  </w:style>
  <w:style w:type="paragraph" w:styleId="Heading8">
    <w:name w:val="heading 8"/>
    <w:basedOn w:val="Normal"/>
    <w:next w:val="Normal"/>
    <w:qFormat/>
    <w:rsid w:val="0048513C"/>
    <w:pPr>
      <w:keepNext/>
      <w:numPr>
        <w:ilvl w:val="7"/>
        <w:numId w:val="1"/>
      </w:numPr>
      <w:jc w:val="both"/>
      <w:outlineLvl w:val="7"/>
    </w:pPr>
    <w:rPr>
      <w:rFonts w:ascii="VNI-Helve" w:hAnsi="VNI-Helve"/>
      <w:sz w:val="28"/>
    </w:rPr>
  </w:style>
  <w:style w:type="paragraph" w:styleId="Heading9">
    <w:name w:val="heading 9"/>
    <w:basedOn w:val="Normal"/>
    <w:next w:val="Normal"/>
    <w:qFormat/>
    <w:rsid w:val="0048513C"/>
    <w:pPr>
      <w:keepNext/>
      <w:numPr>
        <w:ilvl w:val="8"/>
        <w:numId w:val="1"/>
      </w:numPr>
      <w:jc w:val="both"/>
      <w:outlineLvl w:val="8"/>
    </w:pPr>
    <w:rPr>
      <w:rFonts w:ascii="VNI-Helve" w:hAnsi="VNI-Helve"/>
      <w:b/>
      <w:sz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8513C"/>
    <w:pPr>
      <w:ind w:firstLine="720"/>
      <w:jc w:val="both"/>
    </w:pPr>
    <w:rPr>
      <w:rFonts w:ascii="VNI-Helve" w:hAnsi="VNI-Helve"/>
    </w:rPr>
  </w:style>
  <w:style w:type="paragraph" w:styleId="BodyTextIndent2">
    <w:name w:val="Body Text Indent 2"/>
    <w:basedOn w:val="Normal"/>
    <w:rsid w:val="0048513C"/>
    <w:pPr>
      <w:ind w:left="2694" w:hanging="2694"/>
      <w:jc w:val="both"/>
    </w:pPr>
    <w:rPr>
      <w:rFonts w:ascii="VNI-Helve" w:hAnsi="VNI-Helve"/>
    </w:rPr>
  </w:style>
  <w:style w:type="paragraph" w:styleId="BodyTextIndent3">
    <w:name w:val="Body Text Indent 3"/>
    <w:basedOn w:val="Normal"/>
    <w:rsid w:val="0048513C"/>
    <w:pPr>
      <w:ind w:left="2410" w:hanging="2410"/>
      <w:jc w:val="both"/>
    </w:pPr>
    <w:rPr>
      <w:rFonts w:ascii="VNI-Helve" w:hAnsi="VNI-Helve"/>
    </w:rPr>
  </w:style>
  <w:style w:type="paragraph" w:styleId="BodyText">
    <w:name w:val="Body Text"/>
    <w:basedOn w:val="Normal"/>
    <w:rsid w:val="0048513C"/>
    <w:rPr>
      <w:rFonts w:ascii="Tahoma" w:hAnsi="Tahoma" w:cs="Tahoma"/>
      <w:bCs/>
      <w:iCs/>
      <w:sz w:val="26"/>
      <w:szCs w:val="26"/>
    </w:rPr>
  </w:style>
  <w:style w:type="table" w:styleId="TableGrid">
    <w:name w:val="Table Grid"/>
    <w:basedOn w:val="TableNormal"/>
    <w:rsid w:val="00345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E2DA0"/>
    <w:pPr>
      <w:jc w:val="both"/>
    </w:pPr>
    <w:rPr>
      <w:rFonts w:ascii="VNI-Helve" w:hAnsi="VNI-Helve"/>
    </w:rPr>
  </w:style>
  <w:style w:type="paragraph" w:customStyle="1" w:styleId="Style2">
    <w:name w:val="Style2"/>
    <w:basedOn w:val="Normal"/>
    <w:rsid w:val="001573E3"/>
    <w:pPr>
      <w:spacing w:before="120" w:line="288" w:lineRule="auto"/>
      <w:jc w:val="both"/>
    </w:pPr>
    <w:rPr>
      <w:rFonts w:ascii="Arial" w:hAnsi="Arial" w:cs="Arial"/>
      <w:b/>
      <w:szCs w:val="24"/>
    </w:rPr>
  </w:style>
  <w:style w:type="paragraph" w:styleId="Header">
    <w:name w:val="header"/>
    <w:basedOn w:val="Normal"/>
    <w:link w:val="HeaderChar"/>
    <w:uiPriority w:val="99"/>
    <w:rsid w:val="00813ACB"/>
    <w:pPr>
      <w:tabs>
        <w:tab w:val="center" w:pos="4320"/>
        <w:tab w:val="right" w:pos="8640"/>
      </w:tabs>
    </w:pPr>
  </w:style>
  <w:style w:type="paragraph" w:styleId="Footer">
    <w:name w:val="footer"/>
    <w:basedOn w:val="Normal"/>
    <w:link w:val="FooterChar"/>
    <w:uiPriority w:val="99"/>
    <w:rsid w:val="00813ACB"/>
    <w:pPr>
      <w:tabs>
        <w:tab w:val="center" w:pos="4320"/>
        <w:tab w:val="right" w:pos="8640"/>
      </w:tabs>
    </w:pPr>
  </w:style>
  <w:style w:type="character" w:styleId="PageNumber">
    <w:name w:val="page number"/>
    <w:basedOn w:val="DefaultParagraphFont"/>
    <w:rsid w:val="00813ACB"/>
  </w:style>
  <w:style w:type="paragraph" w:styleId="BalloonText">
    <w:name w:val="Balloon Text"/>
    <w:basedOn w:val="Normal"/>
    <w:semiHidden/>
    <w:rsid w:val="005B4F4C"/>
    <w:rPr>
      <w:rFonts w:ascii="Tahoma" w:hAnsi="Tahoma" w:cs="Tahoma"/>
      <w:sz w:val="16"/>
      <w:szCs w:val="16"/>
    </w:rPr>
  </w:style>
  <w:style w:type="paragraph" w:customStyle="1" w:styleId="Char">
    <w:name w:val="Char"/>
    <w:basedOn w:val="Normal"/>
    <w:rsid w:val="007D54EB"/>
    <w:pPr>
      <w:spacing w:after="160" w:line="240" w:lineRule="exact"/>
    </w:pPr>
    <w:rPr>
      <w:rFonts w:ascii="Verdana" w:hAnsi="Verdana"/>
      <w:sz w:val="20"/>
    </w:rPr>
  </w:style>
  <w:style w:type="paragraph" w:styleId="NormalWeb">
    <w:name w:val="Normal (Web)"/>
    <w:basedOn w:val="Normal"/>
    <w:uiPriority w:val="99"/>
    <w:unhideWhenUsed/>
    <w:rsid w:val="00FE66E9"/>
    <w:pPr>
      <w:spacing w:before="100" w:beforeAutospacing="1" w:after="100" w:afterAutospacing="1"/>
    </w:pPr>
    <w:rPr>
      <w:rFonts w:ascii="Times New Roman" w:hAnsi="Times New Roman"/>
      <w:szCs w:val="24"/>
    </w:rPr>
  </w:style>
  <w:style w:type="paragraph" w:styleId="ListParagraph">
    <w:name w:val="List Paragraph"/>
    <w:aliases w:val="02,Johan bulletList Paragraph,Dau de 3,03_Gach dau dong_1,bullet 1,bullet,List Paragraph1,Thang2,Huong 5,Gạch đầu dòng,Picture,gach dau dong,Gấu gạch,Bullets,style 2,Gach dau dong,Paragraph 1,Nội dung,Colorful List - Accent 11,CONTENT"/>
    <w:basedOn w:val="Normal"/>
    <w:link w:val="ListParagraphChar"/>
    <w:uiPriority w:val="34"/>
    <w:qFormat/>
    <w:rsid w:val="00F21C18"/>
    <w:pPr>
      <w:ind w:left="720"/>
      <w:contextualSpacing/>
    </w:pPr>
    <w:rPr>
      <w:rFonts w:ascii="Times New Roman" w:hAnsi="Times New Roman"/>
      <w:szCs w:val="24"/>
    </w:rPr>
  </w:style>
  <w:style w:type="character" w:customStyle="1" w:styleId="HeaderChar">
    <w:name w:val="Header Char"/>
    <w:basedOn w:val="DefaultParagraphFont"/>
    <w:link w:val="Header"/>
    <w:uiPriority w:val="99"/>
    <w:rsid w:val="00AA46FE"/>
    <w:rPr>
      <w:rFonts w:ascii="VNI-Times" w:hAnsi="VNI-Times"/>
      <w:sz w:val="24"/>
    </w:rPr>
  </w:style>
  <w:style w:type="character" w:customStyle="1" w:styleId="FooterChar">
    <w:name w:val="Footer Char"/>
    <w:basedOn w:val="DefaultParagraphFont"/>
    <w:link w:val="Footer"/>
    <w:uiPriority w:val="99"/>
    <w:rsid w:val="00AA46FE"/>
    <w:rPr>
      <w:rFonts w:ascii="VNI-Times" w:hAnsi="VNI-Times"/>
      <w:sz w:val="24"/>
    </w:rPr>
  </w:style>
  <w:style w:type="character" w:styleId="Hyperlink">
    <w:name w:val="Hyperlink"/>
    <w:basedOn w:val="DefaultParagraphFont"/>
    <w:uiPriority w:val="99"/>
    <w:unhideWhenUsed/>
    <w:rsid w:val="00F86AC0"/>
    <w:rPr>
      <w:color w:val="0000FF" w:themeColor="hyperlink"/>
      <w:u w:val="single"/>
    </w:rPr>
  </w:style>
  <w:style w:type="character" w:customStyle="1" w:styleId="ListParagraphChar">
    <w:name w:val="List Paragraph Char"/>
    <w:aliases w:val="02 Char,Johan bulletList Paragraph Char,Dau de 3 Char,03_Gach dau dong_1 Char,bullet 1 Char,bullet Char,List Paragraph1 Char,Thang2 Char,Huong 5 Char,Gạch đầu dòng Char,Picture Char,gach dau dong Char,Gấu gạch Char,Bullets Char"/>
    <w:basedOn w:val="DefaultParagraphFont"/>
    <w:link w:val="ListParagraph"/>
    <w:uiPriority w:val="34"/>
    <w:qFormat/>
    <w:locked/>
    <w:rsid w:val="00274124"/>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3112">
      <w:bodyDiv w:val="1"/>
      <w:marLeft w:val="0"/>
      <w:marRight w:val="0"/>
      <w:marTop w:val="0"/>
      <w:marBottom w:val="0"/>
      <w:divBdr>
        <w:top w:val="none" w:sz="0" w:space="0" w:color="auto"/>
        <w:left w:val="none" w:sz="0" w:space="0" w:color="auto"/>
        <w:bottom w:val="none" w:sz="0" w:space="0" w:color="auto"/>
        <w:right w:val="none" w:sz="0" w:space="0" w:color="auto"/>
      </w:divBdr>
      <w:divsChild>
        <w:div w:id="450369183">
          <w:marLeft w:val="835"/>
          <w:marRight w:val="0"/>
          <w:marTop w:val="96"/>
          <w:marBottom w:val="0"/>
          <w:divBdr>
            <w:top w:val="none" w:sz="0" w:space="0" w:color="auto"/>
            <w:left w:val="none" w:sz="0" w:space="0" w:color="auto"/>
            <w:bottom w:val="none" w:sz="0" w:space="0" w:color="auto"/>
            <w:right w:val="none" w:sz="0" w:space="0" w:color="auto"/>
          </w:divBdr>
        </w:div>
        <w:div w:id="572467197">
          <w:marLeft w:val="835"/>
          <w:marRight w:val="0"/>
          <w:marTop w:val="96"/>
          <w:marBottom w:val="0"/>
          <w:divBdr>
            <w:top w:val="none" w:sz="0" w:space="0" w:color="auto"/>
            <w:left w:val="none" w:sz="0" w:space="0" w:color="auto"/>
            <w:bottom w:val="none" w:sz="0" w:space="0" w:color="auto"/>
            <w:right w:val="none" w:sz="0" w:space="0" w:color="auto"/>
          </w:divBdr>
        </w:div>
        <w:div w:id="853571798">
          <w:marLeft w:val="835"/>
          <w:marRight w:val="0"/>
          <w:marTop w:val="96"/>
          <w:marBottom w:val="0"/>
          <w:divBdr>
            <w:top w:val="none" w:sz="0" w:space="0" w:color="auto"/>
            <w:left w:val="none" w:sz="0" w:space="0" w:color="auto"/>
            <w:bottom w:val="none" w:sz="0" w:space="0" w:color="auto"/>
            <w:right w:val="none" w:sz="0" w:space="0" w:color="auto"/>
          </w:divBdr>
        </w:div>
        <w:div w:id="1618870585">
          <w:marLeft w:val="835"/>
          <w:marRight w:val="0"/>
          <w:marTop w:val="96"/>
          <w:marBottom w:val="0"/>
          <w:divBdr>
            <w:top w:val="none" w:sz="0" w:space="0" w:color="auto"/>
            <w:left w:val="none" w:sz="0" w:space="0" w:color="auto"/>
            <w:bottom w:val="none" w:sz="0" w:space="0" w:color="auto"/>
            <w:right w:val="none" w:sz="0" w:space="0" w:color="auto"/>
          </w:divBdr>
        </w:div>
        <w:div w:id="1709262092">
          <w:marLeft w:val="835"/>
          <w:marRight w:val="0"/>
          <w:marTop w:val="96"/>
          <w:marBottom w:val="0"/>
          <w:divBdr>
            <w:top w:val="none" w:sz="0" w:space="0" w:color="auto"/>
            <w:left w:val="none" w:sz="0" w:space="0" w:color="auto"/>
            <w:bottom w:val="none" w:sz="0" w:space="0" w:color="auto"/>
            <w:right w:val="none" w:sz="0" w:space="0" w:color="auto"/>
          </w:divBdr>
        </w:div>
        <w:div w:id="1895240598">
          <w:marLeft w:val="835"/>
          <w:marRight w:val="0"/>
          <w:marTop w:val="96"/>
          <w:marBottom w:val="0"/>
          <w:divBdr>
            <w:top w:val="none" w:sz="0" w:space="0" w:color="auto"/>
            <w:left w:val="none" w:sz="0" w:space="0" w:color="auto"/>
            <w:bottom w:val="none" w:sz="0" w:space="0" w:color="auto"/>
            <w:right w:val="none" w:sz="0" w:space="0" w:color="auto"/>
          </w:divBdr>
        </w:div>
        <w:div w:id="2117676756">
          <w:marLeft w:val="835"/>
          <w:marRight w:val="0"/>
          <w:marTop w:val="96"/>
          <w:marBottom w:val="0"/>
          <w:divBdr>
            <w:top w:val="none" w:sz="0" w:space="0" w:color="auto"/>
            <w:left w:val="none" w:sz="0" w:space="0" w:color="auto"/>
            <w:bottom w:val="none" w:sz="0" w:space="0" w:color="auto"/>
            <w:right w:val="none" w:sz="0" w:space="0" w:color="auto"/>
          </w:divBdr>
        </w:div>
      </w:divsChild>
    </w:div>
    <w:div w:id="92553108">
      <w:bodyDiv w:val="1"/>
      <w:marLeft w:val="0"/>
      <w:marRight w:val="0"/>
      <w:marTop w:val="0"/>
      <w:marBottom w:val="0"/>
      <w:divBdr>
        <w:top w:val="none" w:sz="0" w:space="0" w:color="auto"/>
        <w:left w:val="none" w:sz="0" w:space="0" w:color="auto"/>
        <w:bottom w:val="none" w:sz="0" w:space="0" w:color="auto"/>
        <w:right w:val="none" w:sz="0" w:space="0" w:color="auto"/>
      </w:divBdr>
      <w:divsChild>
        <w:div w:id="108821426">
          <w:marLeft w:val="547"/>
          <w:marRight w:val="0"/>
          <w:marTop w:val="134"/>
          <w:marBottom w:val="0"/>
          <w:divBdr>
            <w:top w:val="none" w:sz="0" w:space="0" w:color="auto"/>
            <w:left w:val="none" w:sz="0" w:space="0" w:color="auto"/>
            <w:bottom w:val="none" w:sz="0" w:space="0" w:color="auto"/>
            <w:right w:val="none" w:sz="0" w:space="0" w:color="auto"/>
          </w:divBdr>
        </w:div>
        <w:div w:id="301890669">
          <w:marLeft w:val="547"/>
          <w:marRight w:val="0"/>
          <w:marTop w:val="134"/>
          <w:marBottom w:val="0"/>
          <w:divBdr>
            <w:top w:val="none" w:sz="0" w:space="0" w:color="auto"/>
            <w:left w:val="none" w:sz="0" w:space="0" w:color="auto"/>
            <w:bottom w:val="none" w:sz="0" w:space="0" w:color="auto"/>
            <w:right w:val="none" w:sz="0" w:space="0" w:color="auto"/>
          </w:divBdr>
        </w:div>
        <w:div w:id="2056004681">
          <w:marLeft w:val="547"/>
          <w:marRight w:val="0"/>
          <w:marTop w:val="134"/>
          <w:marBottom w:val="0"/>
          <w:divBdr>
            <w:top w:val="none" w:sz="0" w:space="0" w:color="auto"/>
            <w:left w:val="none" w:sz="0" w:space="0" w:color="auto"/>
            <w:bottom w:val="none" w:sz="0" w:space="0" w:color="auto"/>
            <w:right w:val="none" w:sz="0" w:space="0" w:color="auto"/>
          </w:divBdr>
        </w:div>
      </w:divsChild>
    </w:div>
    <w:div w:id="97800460">
      <w:bodyDiv w:val="1"/>
      <w:marLeft w:val="0"/>
      <w:marRight w:val="0"/>
      <w:marTop w:val="0"/>
      <w:marBottom w:val="0"/>
      <w:divBdr>
        <w:top w:val="none" w:sz="0" w:space="0" w:color="auto"/>
        <w:left w:val="none" w:sz="0" w:space="0" w:color="auto"/>
        <w:bottom w:val="none" w:sz="0" w:space="0" w:color="auto"/>
        <w:right w:val="none" w:sz="0" w:space="0" w:color="auto"/>
      </w:divBdr>
      <w:divsChild>
        <w:div w:id="313872092">
          <w:marLeft w:val="1166"/>
          <w:marRight w:val="0"/>
          <w:marTop w:val="120"/>
          <w:marBottom w:val="120"/>
          <w:divBdr>
            <w:top w:val="none" w:sz="0" w:space="0" w:color="auto"/>
            <w:left w:val="none" w:sz="0" w:space="0" w:color="auto"/>
            <w:bottom w:val="none" w:sz="0" w:space="0" w:color="auto"/>
            <w:right w:val="none" w:sz="0" w:space="0" w:color="auto"/>
          </w:divBdr>
        </w:div>
        <w:div w:id="701176707">
          <w:marLeft w:val="1166"/>
          <w:marRight w:val="0"/>
          <w:marTop w:val="120"/>
          <w:marBottom w:val="120"/>
          <w:divBdr>
            <w:top w:val="none" w:sz="0" w:space="0" w:color="auto"/>
            <w:left w:val="none" w:sz="0" w:space="0" w:color="auto"/>
            <w:bottom w:val="none" w:sz="0" w:space="0" w:color="auto"/>
            <w:right w:val="none" w:sz="0" w:space="0" w:color="auto"/>
          </w:divBdr>
        </w:div>
        <w:div w:id="913978396">
          <w:marLeft w:val="1166"/>
          <w:marRight w:val="0"/>
          <w:marTop w:val="120"/>
          <w:marBottom w:val="120"/>
          <w:divBdr>
            <w:top w:val="none" w:sz="0" w:space="0" w:color="auto"/>
            <w:left w:val="none" w:sz="0" w:space="0" w:color="auto"/>
            <w:bottom w:val="none" w:sz="0" w:space="0" w:color="auto"/>
            <w:right w:val="none" w:sz="0" w:space="0" w:color="auto"/>
          </w:divBdr>
        </w:div>
        <w:div w:id="2057049336">
          <w:marLeft w:val="1166"/>
          <w:marRight w:val="0"/>
          <w:marTop w:val="120"/>
          <w:marBottom w:val="120"/>
          <w:divBdr>
            <w:top w:val="none" w:sz="0" w:space="0" w:color="auto"/>
            <w:left w:val="none" w:sz="0" w:space="0" w:color="auto"/>
            <w:bottom w:val="none" w:sz="0" w:space="0" w:color="auto"/>
            <w:right w:val="none" w:sz="0" w:space="0" w:color="auto"/>
          </w:divBdr>
        </w:div>
      </w:divsChild>
    </w:div>
    <w:div w:id="116604037">
      <w:bodyDiv w:val="1"/>
      <w:marLeft w:val="0"/>
      <w:marRight w:val="0"/>
      <w:marTop w:val="0"/>
      <w:marBottom w:val="0"/>
      <w:divBdr>
        <w:top w:val="none" w:sz="0" w:space="0" w:color="auto"/>
        <w:left w:val="none" w:sz="0" w:space="0" w:color="auto"/>
        <w:bottom w:val="none" w:sz="0" w:space="0" w:color="auto"/>
        <w:right w:val="none" w:sz="0" w:space="0" w:color="auto"/>
      </w:divBdr>
      <w:divsChild>
        <w:div w:id="344673640">
          <w:marLeft w:val="720"/>
          <w:marRight w:val="0"/>
          <w:marTop w:val="120"/>
          <w:marBottom w:val="0"/>
          <w:divBdr>
            <w:top w:val="none" w:sz="0" w:space="0" w:color="auto"/>
            <w:left w:val="none" w:sz="0" w:space="0" w:color="auto"/>
            <w:bottom w:val="none" w:sz="0" w:space="0" w:color="auto"/>
            <w:right w:val="none" w:sz="0" w:space="0" w:color="auto"/>
          </w:divBdr>
        </w:div>
        <w:div w:id="1635939218">
          <w:marLeft w:val="720"/>
          <w:marRight w:val="0"/>
          <w:marTop w:val="120"/>
          <w:marBottom w:val="0"/>
          <w:divBdr>
            <w:top w:val="none" w:sz="0" w:space="0" w:color="auto"/>
            <w:left w:val="none" w:sz="0" w:space="0" w:color="auto"/>
            <w:bottom w:val="none" w:sz="0" w:space="0" w:color="auto"/>
            <w:right w:val="none" w:sz="0" w:space="0" w:color="auto"/>
          </w:divBdr>
        </w:div>
        <w:div w:id="541870966">
          <w:marLeft w:val="720"/>
          <w:marRight w:val="0"/>
          <w:marTop w:val="120"/>
          <w:marBottom w:val="0"/>
          <w:divBdr>
            <w:top w:val="none" w:sz="0" w:space="0" w:color="auto"/>
            <w:left w:val="none" w:sz="0" w:space="0" w:color="auto"/>
            <w:bottom w:val="none" w:sz="0" w:space="0" w:color="auto"/>
            <w:right w:val="none" w:sz="0" w:space="0" w:color="auto"/>
          </w:divBdr>
        </w:div>
        <w:div w:id="478350257">
          <w:marLeft w:val="720"/>
          <w:marRight w:val="0"/>
          <w:marTop w:val="120"/>
          <w:marBottom w:val="0"/>
          <w:divBdr>
            <w:top w:val="none" w:sz="0" w:space="0" w:color="auto"/>
            <w:left w:val="none" w:sz="0" w:space="0" w:color="auto"/>
            <w:bottom w:val="none" w:sz="0" w:space="0" w:color="auto"/>
            <w:right w:val="none" w:sz="0" w:space="0" w:color="auto"/>
          </w:divBdr>
        </w:div>
      </w:divsChild>
    </w:div>
    <w:div w:id="122425688">
      <w:bodyDiv w:val="1"/>
      <w:marLeft w:val="0"/>
      <w:marRight w:val="0"/>
      <w:marTop w:val="0"/>
      <w:marBottom w:val="0"/>
      <w:divBdr>
        <w:top w:val="none" w:sz="0" w:space="0" w:color="auto"/>
        <w:left w:val="none" w:sz="0" w:space="0" w:color="auto"/>
        <w:bottom w:val="none" w:sz="0" w:space="0" w:color="auto"/>
        <w:right w:val="none" w:sz="0" w:space="0" w:color="auto"/>
      </w:divBdr>
    </w:div>
    <w:div w:id="125902001">
      <w:bodyDiv w:val="1"/>
      <w:marLeft w:val="0"/>
      <w:marRight w:val="0"/>
      <w:marTop w:val="0"/>
      <w:marBottom w:val="0"/>
      <w:divBdr>
        <w:top w:val="none" w:sz="0" w:space="0" w:color="auto"/>
        <w:left w:val="none" w:sz="0" w:space="0" w:color="auto"/>
        <w:bottom w:val="none" w:sz="0" w:space="0" w:color="auto"/>
        <w:right w:val="none" w:sz="0" w:space="0" w:color="auto"/>
      </w:divBdr>
      <w:divsChild>
        <w:div w:id="199708285">
          <w:marLeft w:val="547"/>
          <w:marRight w:val="0"/>
          <w:marTop w:val="120"/>
          <w:marBottom w:val="0"/>
          <w:divBdr>
            <w:top w:val="none" w:sz="0" w:space="0" w:color="auto"/>
            <w:left w:val="none" w:sz="0" w:space="0" w:color="auto"/>
            <w:bottom w:val="none" w:sz="0" w:space="0" w:color="auto"/>
            <w:right w:val="none" w:sz="0" w:space="0" w:color="auto"/>
          </w:divBdr>
        </w:div>
        <w:div w:id="763918838">
          <w:marLeft w:val="547"/>
          <w:marRight w:val="0"/>
          <w:marTop w:val="120"/>
          <w:marBottom w:val="0"/>
          <w:divBdr>
            <w:top w:val="none" w:sz="0" w:space="0" w:color="auto"/>
            <w:left w:val="none" w:sz="0" w:space="0" w:color="auto"/>
            <w:bottom w:val="none" w:sz="0" w:space="0" w:color="auto"/>
            <w:right w:val="none" w:sz="0" w:space="0" w:color="auto"/>
          </w:divBdr>
        </w:div>
        <w:div w:id="2107731869">
          <w:marLeft w:val="547"/>
          <w:marRight w:val="0"/>
          <w:marTop w:val="120"/>
          <w:marBottom w:val="0"/>
          <w:divBdr>
            <w:top w:val="none" w:sz="0" w:space="0" w:color="auto"/>
            <w:left w:val="none" w:sz="0" w:space="0" w:color="auto"/>
            <w:bottom w:val="none" w:sz="0" w:space="0" w:color="auto"/>
            <w:right w:val="none" w:sz="0" w:space="0" w:color="auto"/>
          </w:divBdr>
        </w:div>
      </w:divsChild>
    </w:div>
    <w:div w:id="209197183">
      <w:bodyDiv w:val="1"/>
      <w:marLeft w:val="0"/>
      <w:marRight w:val="0"/>
      <w:marTop w:val="0"/>
      <w:marBottom w:val="0"/>
      <w:divBdr>
        <w:top w:val="none" w:sz="0" w:space="0" w:color="auto"/>
        <w:left w:val="none" w:sz="0" w:space="0" w:color="auto"/>
        <w:bottom w:val="none" w:sz="0" w:space="0" w:color="auto"/>
        <w:right w:val="none" w:sz="0" w:space="0" w:color="auto"/>
      </w:divBdr>
    </w:div>
    <w:div w:id="223104237">
      <w:bodyDiv w:val="1"/>
      <w:marLeft w:val="0"/>
      <w:marRight w:val="0"/>
      <w:marTop w:val="0"/>
      <w:marBottom w:val="0"/>
      <w:divBdr>
        <w:top w:val="none" w:sz="0" w:space="0" w:color="auto"/>
        <w:left w:val="none" w:sz="0" w:space="0" w:color="auto"/>
        <w:bottom w:val="none" w:sz="0" w:space="0" w:color="auto"/>
        <w:right w:val="none" w:sz="0" w:space="0" w:color="auto"/>
      </w:divBdr>
      <w:divsChild>
        <w:div w:id="141165552">
          <w:marLeft w:val="1166"/>
          <w:marRight w:val="0"/>
          <w:marTop w:val="120"/>
          <w:marBottom w:val="120"/>
          <w:divBdr>
            <w:top w:val="none" w:sz="0" w:space="0" w:color="auto"/>
            <w:left w:val="none" w:sz="0" w:space="0" w:color="auto"/>
            <w:bottom w:val="none" w:sz="0" w:space="0" w:color="auto"/>
            <w:right w:val="none" w:sz="0" w:space="0" w:color="auto"/>
          </w:divBdr>
        </w:div>
      </w:divsChild>
    </w:div>
    <w:div w:id="234827220">
      <w:bodyDiv w:val="1"/>
      <w:marLeft w:val="0"/>
      <w:marRight w:val="0"/>
      <w:marTop w:val="0"/>
      <w:marBottom w:val="0"/>
      <w:divBdr>
        <w:top w:val="none" w:sz="0" w:space="0" w:color="auto"/>
        <w:left w:val="none" w:sz="0" w:space="0" w:color="auto"/>
        <w:bottom w:val="none" w:sz="0" w:space="0" w:color="auto"/>
        <w:right w:val="none" w:sz="0" w:space="0" w:color="auto"/>
      </w:divBdr>
      <w:divsChild>
        <w:div w:id="555360546">
          <w:marLeft w:val="1166"/>
          <w:marRight w:val="0"/>
          <w:marTop w:val="120"/>
          <w:marBottom w:val="120"/>
          <w:divBdr>
            <w:top w:val="none" w:sz="0" w:space="0" w:color="auto"/>
            <w:left w:val="none" w:sz="0" w:space="0" w:color="auto"/>
            <w:bottom w:val="none" w:sz="0" w:space="0" w:color="auto"/>
            <w:right w:val="none" w:sz="0" w:space="0" w:color="auto"/>
          </w:divBdr>
        </w:div>
        <w:div w:id="976573603">
          <w:marLeft w:val="1166"/>
          <w:marRight w:val="0"/>
          <w:marTop w:val="120"/>
          <w:marBottom w:val="120"/>
          <w:divBdr>
            <w:top w:val="none" w:sz="0" w:space="0" w:color="auto"/>
            <w:left w:val="none" w:sz="0" w:space="0" w:color="auto"/>
            <w:bottom w:val="none" w:sz="0" w:space="0" w:color="auto"/>
            <w:right w:val="none" w:sz="0" w:space="0" w:color="auto"/>
          </w:divBdr>
        </w:div>
      </w:divsChild>
    </w:div>
    <w:div w:id="257718545">
      <w:bodyDiv w:val="1"/>
      <w:marLeft w:val="0"/>
      <w:marRight w:val="0"/>
      <w:marTop w:val="0"/>
      <w:marBottom w:val="0"/>
      <w:divBdr>
        <w:top w:val="none" w:sz="0" w:space="0" w:color="auto"/>
        <w:left w:val="none" w:sz="0" w:space="0" w:color="auto"/>
        <w:bottom w:val="none" w:sz="0" w:space="0" w:color="auto"/>
        <w:right w:val="none" w:sz="0" w:space="0" w:color="auto"/>
      </w:divBdr>
      <w:divsChild>
        <w:div w:id="571081528">
          <w:marLeft w:val="1166"/>
          <w:marRight w:val="0"/>
          <w:marTop w:val="120"/>
          <w:marBottom w:val="120"/>
          <w:divBdr>
            <w:top w:val="none" w:sz="0" w:space="0" w:color="auto"/>
            <w:left w:val="none" w:sz="0" w:space="0" w:color="auto"/>
            <w:bottom w:val="none" w:sz="0" w:space="0" w:color="auto"/>
            <w:right w:val="none" w:sz="0" w:space="0" w:color="auto"/>
          </w:divBdr>
        </w:div>
        <w:div w:id="784236016">
          <w:marLeft w:val="1166"/>
          <w:marRight w:val="0"/>
          <w:marTop w:val="120"/>
          <w:marBottom w:val="120"/>
          <w:divBdr>
            <w:top w:val="none" w:sz="0" w:space="0" w:color="auto"/>
            <w:left w:val="none" w:sz="0" w:space="0" w:color="auto"/>
            <w:bottom w:val="none" w:sz="0" w:space="0" w:color="auto"/>
            <w:right w:val="none" w:sz="0" w:space="0" w:color="auto"/>
          </w:divBdr>
        </w:div>
        <w:div w:id="2135899054">
          <w:marLeft w:val="1166"/>
          <w:marRight w:val="0"/>
          <w:marTop w:val="120"/>
          <w:marBottom w:val="120"/>
          <w:divBdr>
            <w:top w:val="none" w:sz="0" w:space="0" w:color="auto"/>
            <w:left w:val="none" w:sz="0" w:space="0" w:color="auto"/>
            <w:bottom w:val="none" w:sz="0" w:space="0" w:color="auto"/>
            <w:right w:val="none" w:sz="0" w:space="0" w:color="auto"/>
          </w:divBdr>
        </w:div>
      </w:divsChild>
    </w:div>
    <w:div w:id="288783482">
      <w:bodyDiv w:val="1"/>
      <w:marLeft w:val="0"/>
      <w:marRight w:val="0"/>
      <w:marTop w:val="0"/>
      <w:marBottom w:val="0"/>
      <w:divBdr>
        <w:top w:val="none" w:sz="0" w:space="0" w:color="auto"/>
        <w:left w:val="none" w:sz="0" w:space="0" w:color="auto"/>
        <w:bottom w:val="none" w:sz="0" w:space="0" w:color="auto"/>
        <w:right w:val="none" w:sz="0" w:space="0" w:color="auto"/>
      </w:divBdr>
      <w:divsChild>
        <w:div w:id="645358341">
          <w:marLeft w:val="691"/>
          <w:marRight w:val="0"/>
          <w:marTop w:val="96"/>
          <w:marBottom w:val="0"/>
          <w:divBdr>
            <w:top w:val="none" w:sz="0" w:space="0" w:color="auto"/>
            <w:left w:val="none" w:sz="0" w:space="0" w:color="auto"/>
            <w:bottom w:val="none" w:sz="0" w:space="0" w:color="auto"/>
            <w:right w:val="none" w:sz="0" w:space="0" w:color="auto"/>
          </w:divBdr>
        </w:div>
        <w:div w:id="1303970927">
          <w:marLeft w:val="691"/>
          <w:marRight w:val="0"/>
          <w:marTop w:val="96"/>
          <w:marBottom w:val="0"/>
          <w:divBdr>
            <w:top w:val="none" w:sz="0" w:space="0" w:color="auto"/>
            <w:left w:val="none" w:sz="0" w:space="0" w:color="auto"/>
            <w:bottom w:val="none" w:sz="0" w:space="0" w:color="auto"/>
            <w:right w:val="none" w:sz="0" w:space="0" w:color="auto"/>
          </w:divBdr>
        </w:div>
      </w:divsChild>
    </w:div>
    <w:div w:id="323313598">
      <w:bodyDiv w:val="1"/>
      <w:marLeft w:val="0"/>
      <w:marRight w:val="0"/>
      <w:marTop w:val="0"/>
      <w:marBottom w:val="0"/>
      <w:divBdr>
        <w:top w:val="none" w:sz="0" w:space="0" w:color="auto"/>
        <w:left w:val="none" w:sz="0" w:space="0" w:color="auto"/>
        <w:bottom w:val="none" w:sz="0" w:space="0" w:color="auto"/>
        <w:right w:val="none" w:sz="0" w:space="0" w:color="auto"/>
      </w:divBdr>
      <w:divsChild>
        <w:div w:id="13190399">
          <w:marLeft w:val="749"/>
          <w:marRight w:val="0"/>
          <w:marTop w:val="106"/>
          <w:marBottom w:val="0"/>
          <w:divBdr>
            <w:top w:val="none" w:sz="0" w:space="0" w:color="auto"/>
            <w:left w:val="none" w:sz="0" w:space="0" w:color="auto"/>
            <w:bottom w:val="none" w:sz="0" w:space="0" w:color="auto"/>
            <w:right w:val="none" w:sz="0" w:space="0" w:color="auto"/>
          </w:divBdr>
        </w:div>
        <w:div w:id="359668912">
          <w:marLeft w:val="749"/>
          <w:marRight w:val="0"/>
          <w:marTop w:val="106"/>
          <w:marBottom w:val="0"/>
          <w:divBdr>
            <w:top w:val="none" w:sz="0" w:space="0" w:color="auto"/>
            <w:left w:val="none" w:sz="0" w:space="0" w:color="auto"/>
            <w:bottom w:val="none" w:sz="0" w:space="0" w:color="auto"/>
            <w:right w:val="none" w:sz="0" w:space="0" w:color="auto"/>
          </w:divBdr>
        </w:div>
        <w:div w:id="411971321">
          <w:marLeft w:val="749"/>
          <w:marRight w:val="0"/>
          <w:marTop w:val="106"/>
          <w:marBottom w:val="0"/>
          <w:divBdr>
            <w:top w:val="none" w:sz="0" w:space="0" w:color="auto"/>
            <w:left w:val="none" w:sz="0" w:space="0" w:color="auto"/>
            <w:bottom w:val="none" w:sz="0" w:space="0" w:color="auto"/>
            <w:right w:val="none" w:sz="0" w:space="0" w:color="auto"/>
          </w:divBdr>
        </w:div>
      </w:divsChild>
    </w:div>
    <w:div w:id="334769921">
      <w:bodyDiv w:val="1"/>
      <w:marLeft w:val="0"/>
      <w:marRight w:val="0"/>
      <w:marTop w:val="0"/>
      <w:marBottom w:val="0"/>
      <w:divBdr>
        <w:top w:val="none" w:sz="0" w:space="0" w:color="auto"/>
        <w:left w:val="none" w:sz="0" w:space="0" w:color="auto"/>
        <w:bottom w:val="none" w:sz="0" w:space="0" w:color="auto"/>
        <w:right w:val="none" w:sz="0" w:space="0" w:color="auto"/>
      </w:divBdr>
      <w:divsChild>
        <w:div w:id="1073550101">
          <w:marLeft w:val="1166"/>
          <w:marRight w:val="0"/>
          <w:marTop w:val="120"/>
          <w:marBottom w:val="120"/>
          <w:divBdr>
            <w:top w:val="none" w:sz="0" w:space="0" w:color="auto"/>
            <w:left w:val="none" w:sz="0" w:space="0" w:color="auto"/>
            <w:bottom w:val="none" w:sz="0" w:space="0" w:color="auto"/>
            <w:right w:val="none" w:sz="0" w:space="0" w:color="auto"/>
          </w:divBdr>
        </w:div>
        <w:div w:id="1571110511">
          <w:marLeft w:val="1166"/>
          <w:marRight w:val="0"/>
          <w:marTop w:val="120"/>
          <w:marBottom w:val="120"/>
          <w:divBdr>
            <w:top w:val="none" w:sz="0" w:space="0" w:color="auto"/>
            <w:left w:val="none" w:sz="0" w:space="0" w:color="auto"/>
            <w:bottom w:val="none" w:sz="0" w:space="0" w:color="auto"/>
            <w:right w:val="none" w:sz="0" w:space="0" w:color="auto"/>
          </w:divBdr>
        </w:div>
      </w:divsChild>
    </w:div>
    <w:div w:id="340012102">
      <w:bodyDiv w:val="1"/>
      <w:marLeft w:val="0"/>
      <w:marRight w:val="0"/>
      <w:marTop w:val="0"/>
      <w:marBottom w:val="0"/>
      <w:divBdr>
        <w:top w:val="none" w:sz="0" w:space="0" w:color="auto"/>
        <w:left w:val="none" w:sz="0" w:space="0" w:color="auto"/>
        <w:bottom w:val="none" w:sz="0" w:space="0" w:color="auto"/>
        <w:right w:val="none" w:sz="0" w:space="0" w:color="auto"/>
      </w:divBdr>
    </w:div>
    <w:div w:id="347951664">
      <w:bodyDiv w:val="1"/>
      <w:marLeft w:val="0"/>
      <w:marRight w:val="0"/>
      <w:marTop w:val="0"/>
      <w:marBottom w:val="0"/>
      <w:divBdr>
        <w:top w:val="none" w:sz="0" w:space="0" w:color="auto"/>
        <w:left w:val="none" w:sz="0" w:space="0" w:color="auto"/>
        <w:bottom w:val="none" w:sz="0" w:space="0" w:color="auto"/>
        <w:right w:val="none" w:sz="0" w:space="0" w:color="auto"/>
      </w:divBdr>
      <w:divsChild>
        <w:div w:id="1236208360">
          <w:marLeft w:val="1094"/>
          <w:marRight w:val="0"/>
          <w:marTop w:val="0"/>
          <w:marBottom w:val="0"/>
          <w:divBdr>
            <w:top w:val="none" w:sz="0" w:space="0" w:color="auto"/>
            <w:left w:val="none" w:sz="0" w:space="0" w:color="auto"/>
            <w:bottom w:val="none" w:sz="0" w:space="0" w:color="auto"/>
            <w:right w:val="none" w:sz="0" w:space="0" w:color="auto"/>
          </w:divBdr>
        </w:div>
        <w:div w:id="1573269531">
          <w:marLeft w:val="1094"/>
          <w:marRight w:val="0"/>
          <w:marTop w:val="0"/>
          <w:marBottom w:val="0"/>
          <w:divBdr>
            <w:top w:val="none" w:sz="0" w:space="0" w:color="auto"/>
            <w:left w:val="none" w:sz="0" w:space="0" w:color="auto"/>
            <w:bottom w:val="none" w:sz="0" w:space="0" w:color="auto"/>
            <w:right w:val="none" w:sz="0" w:space="0" w:color="auto"/>
          </w:divBdr>
        </w:div>
        <w:div w:id="1204244459">
          <w:marLeft w:val="1094"/>
          <w:marRight w:val="0"/>
          <w:marTop w:val="0"/>
          <w:marBottom w:val="0"/>
          <w:divBdr>
            <w:top w:val="none" w:sz="0" w:space="0" w:color="auto"/>
            <w:left w:val="none" w:sz="0" w:space="0" w:color="auto"/>
            <w:bottom w:val="none" w:sz="0" w:space="0" w:color="auto"/>
            <w:right w:val="none" w:sz="0" w:space="0" w:color="auto"/>
          </w:divBdr>
        </w:div>
        <w:div w:id="1399135458">
          <w:marLeft w:val="1094"/>
          <w:marRight w:val="0"/>
          <w:marTop w:val="0"/>
          <w:marBottom w:val="0"/>
          <w:divBdr>
            <w:top w:val="none" w:sz="0" w:space="0" w:color="auto"/>
            <w:left w:val="none" w:sz="0" w:space="0" w:color="auto"/>
            <w:bottom w:val="none" w:sz="0" w:space="0" w:color="auto"/>
            <w:right w:val="none" w:sz="0" w:space="0" w:color="auto"/>
          </w:divBdr>
        </w:div>
      </w:divsChild>
    </w:div>
    <w:div w:id="404567674">
      <w:bodyDiv w:val="1"/>
      <w:marLeft w:val="0"/>
      <w:marRight w:val="0"/>
      <w:marTop w:val="0"/>
      <w:marBottom w:val="0"/>
      <w:divBdr>
        <w:top w:val="none" w:sz="0" w:space="0" w:color="auto"/>
        <w:left w:val="none" w:sz="0" w:space="0" w:color="auto"/>
        <w:bottom w:val="none" w:sz="0" w:space="0" w:color="auto"/>
        <w:right w:val="none" w:sz="0" w:space="0" w:color="auto"/>
      </w:divBdr>
      <w:divsChild>
        <w:div w:id="1375541164">
          <w:marLeft w:val="835"/>
          <w:marRight w:val="0"/>
          <w:marTop w:val="95"/>
          <w:marBottom w:val="0"/>
          <w:divBdr>
            <w:top w:val="none" w:sz="0" w:space="0" w:color="auto"/>
            <w:left w:val="none" w:sz="0" w:space="0" w:color="auto"/>
            <w:bottom w:val="none" w:sz="0" w:space="0" w:color="auto"/>
            <w:right w:val="none" w:sz="0" w:space="0" w:color="auto"/>
          </w:divBdr>
        </w:div>
        <w:div w:id="472269">
          <w:marLeft w:val="835"/>
          <w:marRight w:val="0"/>
          <w:marTop w:val="95"/>
          <w:marBottom w:val="0"/>
          <w:divBdr>
            <w:top w:val="none" w:sz="0" w:space="0" w:color="auto"/>
            <w:left w:val="none" w:sz="0" w:space="0" w:color="auto"/>
            <w:bottom w:val="none" w:sz="0" w:space="0" w:color="auto"/>
            <w:right w:val="none" w:sz="0" w:space="0" w:color="auto"/>
          </w:divBdr>
        </w:div>
        <w:div w:id="1086146273">
          <w:marLeft w:val="835"/>
          <w:marRight w:val="0"/>
          <w:marTop w:val="95"/>
          <w:marBottom w:val="0"/>
          <w:divBdr>
            <w:top w:val="none" w:sz="0" w:space="0" w:color="auto"/>
            <w:left w:val="none" w:sz="0" w:space="0" w:color="auto"/>
            <w:bottom w:val="none" w:sz="0" w:space="0" w:color="auto"/>
            <w:right w:val="none" w:sz="0" w:space="0" w:color="auto"/>
          </w:divBdr>
        </w:div>
        <w:div w:id="1378777766">
          <w:marLeft w:val="835"/>
          <w:marRight w:val="0"/>
          <w:marTop w:val="95"/>
          <w:marBottom w:val="0"/>
          <w:divBdr>
            <w:top w:val="none" w:sz="0" w:space="0" w:color="auto"/>
            <w:left w:val="none" w:sz="0" w:space="0" w:color="auto"/>
            <w:bottom w:val="none" w:sz="0" w:space="0" w:color="auto"/>
            <w:right w:val="none" w:sz="0" w:space="0" w:color="auto"/>
          </w:divBdr>
        </w:div>
        <w:div w:id="78216064">
          <w:marLeft w:val="835"/>
          <w:marRight w:val="0"/>
          <w:marTop w:val="95"/>
          <w:marBottom w:val="0"/>
          <w:divBdr>
            <w:top w:val="none" w:sz="0" w:space="0" w:color="auto"/>
            <w:left w:val="none" w:sz="0" w:space="0" w:color="auto"/>
            <w:bottom w:val="none" w:sz="0" w:space="0" w:color="auto"/>
            <w:right w:val="none" w:sz="0" w:space="0" w:color="auto"/>
          </w:divBdr>
        </w:div>
      </w:divsChild>
    </w:div>
    <w:div w:id="442581277">
      <w:bodyDiv w:val="1"/>
      <w:marLeft w:val="0"/>
      <w:marRight w:val="0"/>
      <w:marTop w:val="0"/>
      <w:marBottom w:val="0"/>
      <w:divBdr>
        <w:top w:val="none" w:sz="0" w:space="0" w:color="auto"/>
        <w:left w:val="none" w:sz="0" w:space="0" w:color="auto"/>
        <w:bottom w:val="none" w:sz="0" w:space="0" w:color="auto"/>
        <w:right w:val="none" w:sz="0" w:space="0" w:color="auto"/>
      </w:divBdr>
    </w:div>
    <w:div w:id="481313648">
      <w:bodyDiv w:val="1"/>
      <w:marLeft w:val="0"/>
      <w:marRight w:val="0"/>
      <w:marTop w:val="0"/>
      <w:marBottom w:val="0"/>
      <w:divBdr>
        <w:top w:val="none" w:sz="0" w:space="0" w:color="auto"/>
        <w:left w:val="none" w:sz="0" w:space="0" w:color="auto"/>
        <w:bottom w:val="none" w:sz="0" w:space="0" w:color="auto"/>
        <w:right w:val="none" w:sz="0" w:space="0" w:color="auto"/>
      </w:divBdr>
    </w:div>
    <w:div w:id="573122703">
      <w:bodyDiv w:val="1"/>
      <w:marLeft w:val="0"/>
      <w:marRight w:val="0"/>
      <w:marTop w:val="0"/>
      <w:marBottom w:val="0"/>
      <w:divBdr>
        <w:top w:val="none" w:sz="0" w:space="0" w:color="auto"/>
        <w:left w:val="none" w:sz="0" w:space="0" w:color="auto"/>
        <w:bottom w:val="none" w:sz="0" w:space="0" w:color="auto"/>
        <w:right w:val="none" w:sz="0" w:space="0" w:color="auto"/>
      </w:divBdr>
      <w:divsChild>
        <w:div w:id="1197620406">
          <w:marLeft w:val="547"/>
          <w:marRight w:val="0"/>
          <w:marTop w:val="0"/>
          <w:marBottom w:val="0"/>
          <w:divBdr>
            <w:top w:val="none" w:sz="0" w:space="0" w:color="auto"/>
            <w:left w:val="none" w:sz="0" w:space="0" w:color="auto"/>
            <w:bottom w:val="none" w:sz="0" w:space="0" w:color="auto"/>
            <w:right w:val="none" w:sz="0" w:space="0" w:color="auto"/>
          </w:divBdr>
        </w:div>
      </w:divsChild>
    </w:div>
    <w:div w:id="609168994">
      <w:bodyDiv w:val="1"/>
      <w:marLeft w:val="0"/>
      <w:marRight w:val="0"/>
      <w:marTop w:val="0"/>
      <w:marBottom w:val="0"/>
      <w:divBdr>
        <w:top w:val="none" w:sz="0" w:space="0" w:color="auto"/>
        <w:left w:val="none" w:sz="0" w:space="0" w:color="auto"/>
        <w:bottom w:val="none" w:sz="0" w:space="0" w:color="auto"/>
        <w:right w:val="none" w:sz="0" w:space="0" w:color="auto"/>
      </w:divBdr>
    </w:div>
    <w:div w:id="642388818">
      <w:bodyDiv w:val="1"/>
      <w:marLeft w:val="0"/>
      <w:marRight w:val="0"/>
      <w:marTop w:val="0"/>
      <w:marBottom w:val="0"/>
      <w:divBdr>
        <w:top w:val="none" w:sz="0" w:space="0" w:color="auto"/>
        <w:left w:val="none" w:sz="0" w:space="0" w:color="auto"/>
        <w:bottom w:val="none" w:sz="0" w:space="0" w:color="auto"/>
        <w:right w:val="none" w:sz="0" w:space="0" w:color="auto"/>
      </w:divBdr>
      <w:divsChild>
        <w:div w:id="1644502756">
          <w:marLeft w:val="1166"/>
          <w:marRight w:val="0"/>
          <w:marTop w:val="120"/>
          <w:marBottom w:val="120"/>
          <w:divBdr>
            <w:top w:val="none" w:sz="0" w:space="0" w:color="auto"/>
            <w:left w:val="none" w:sz="0" w:space="0" w:color="auto"/>
            <w:bottom w:val="none" w:sz="0" w:space="0" w:color="auto"/>
            <w:right w:val="none" w:sz="0" w:space="0" w:color="auto"/>
          </w:divBdr>
        </w:div>
        <w:div w:id="633751062">
          <w:marLeft w:val="1166"/>
          <w:marRight w:val="0"/>
          <w:marTop w:val="120"/>
          <w:marBottom w:val="120"/>
          <w:divBdr>
            <w:top w:val="none" w:sz="0" w:space="0" w:color="auto"/>
            <w:left w:val="none" w:sz="0" w:space="0" w:color="auto"/>
            <w:bottom w:val="none" w:sz="0" w:space="0" w:color="auto"/>
            <w:right w:val="none" w:sz="0" w:space="0" w:color="auto"/>
          </w:divBdr>
        </w:div>
        <w:div w:id="4747374">
          <w:marLeft w:val="1166"/>
          <w:marRight w:val="0"/>
          <w:marTop w:val="120"/>
          <w:marBottom w:val="120"/>
          <w:divBdr>
            <w:top w:val="none" w:sz="0" w:space="0" w:color="auto"/>
            <w:left w:val="none" w:sz="0" w:space="0" w:color="auto"/>
            <w:bottom w:val="none" w:sz="0" w:space="0" w:color="auto"/>
            <w:right w:val="none" w:sz="0" w:space="0" w:color="auto"/>
          </w:divBdr>
        </w:div>
        <w:div w:id="1076630664">
          <w:marLeft w:val="1166"/>
          <w:marRight w:val="0"/>
          <w:marTop w:val="120"/>
          <w:marBottom w:val="120"/>
          <w:divBdr>
            <w:top w:val="none" w:sz="0" w:space="0" w:color="auto"/>
            <w:left w:val="none" w:sz="0" w:space="0" w:color="auto"/>
            <w:bottom w:val="none" w:sz="0" w:space="0" w:color="auto"/>
            <w:right w:val="none" w:sz="0" w:space="0" w:color="auto"/>
          </w:divBdr>
        </w:div>
      </w:divsChild>
    </w:div>
    <w:div w:id="761803031">
      <w:bodyDiv w:val="1"/>
      <w:marLeft w:val="0"/>
      <w:marRight w:val="0"/>
      <w:marTop w:val="0"/>
      <w:marBottom w:val="0"/>
      <w:divBdr>
        <w:top w:val="none" w:sz="0" w:space="0" w:color="auto"/>
        <w:left w:val="none" w:sz="0" w:space="0" w:color="auto"/>
        <w:bottom w:val="none" w:sz="0" w:space="0" w:color="auto"/>
        <w:right w:val="none" w:sz="0" w:space="0" w:color="auto"/>
      </w:divBdr>
      <w:divsChild>
        <w:div w:id="1240482201">
          <w:marLeft w:val="749"/>
          <w:marRight w:val="0"/>
          <w:marTop w:val="96"/>
          <w:marBottom w:val="0"/>
          <w:divBdr>
            <w:top w:val="none" w:sz="0" w:space="0" w:color="auto"/>
            <w:left w:val="none" w:sz="0" w:space="0" w:color="auto"/>
            <w:bottom w:val="none" w:sz="0" w:space="0" w:color="auto"/>
            <w:right w:val="none" w:sz="0" w:space="0" w:color="auto"/>
          </w:divBdr>
        </w:div>
        <w:div w:id="1739666160">
          <w:marLeft w:val="749"/>
          <w:marRight w:val="0"/>
          <w:marTop w:val="96"/>
          <w:marBottom w:val="0"/>
          <w:divBdr>
            <w:top w:val="none" w:sz="0" w:space="0" w:color="auto"/>
            <w:left w:val="none" w:sz="0" w:space="0" w:color="auto"/>
            <w:bottom w:val="none" w:sz="0" w:space="0" w:color="auto"/>
            <w:right w:val="none" w:sz="0" w:space="0" w:color="auto"/>
          </w:divBdr>
        </w:div>
      </w:divsChild>
    </w:div>
    <w:div w:id="763453033">
      <w:bodyDiv w:val="1"/>
      <w:marLeft w:val="0"/>
      <w:marRight w:val="0"/>
      <w:marTop w:val="0"/>
      <w:marBottom w:val="0"/>
      <w:divBdr>
        <w:top w:val="none" w:sz="0" w:space="0" w:color="auto"/>
        <w:left w:val="none" w:sz="0" w:space="0" w:color="auto"/>
        <w:bottom w:val="none" w:sz="0" w:space="0" w:color="auto"/>
        <w:right w:val="none" w:sz="0" w:space="0" w:color="auto"/>
      </w:divBdr>
      <w:divsChild>
        <w:div w:id="988442313">
          <w:marLeft w:val="720"/>
          <w:marRight w:val="0"/>
          <w:marTop w:val="0"/>
          <w:marBottom w:val="0"/>
          <w:divBdr>
            <w:top w:val="none" w:sz="0" w:space="0" w:color="auto"/>
            <w:left w:val="none" w:sz="0" w:space="0" w:color="auto"/>
            <w:bottom w:val="none" w:sz="0" w:space="0" w:color="auto"/>
            <w:right w:val="none" w:sz="0" w:space="0" w:color="auto"/>
          </w:divBdr>
        </w:div>
        <w:div w:id="2087725380">
          <w:marLeft w:val="720"/>
          <w:marRight w:val="0"/>
          <w:marTop w:val="0"/>
          <w:marBottom w:val="0"/>
          <w:divBdr>
            <w:top w:val="none" w:sz="0" w:space="0" w:color="auto"/>
            <w:left w:val="none" w:sz="0" w:space="0" w:color="auto"/>
            <w:bottom w:val="none" w:sz="0" w:space="0" w:color="auto"/>
            <w:right w:val="none" w:sz="0" w:space="0" w:color="auto"/>
          </w:divBdr>
        </w:div>
        <w:div w:id="1969318941">
          <w:marLeft w:val="720"/>
          <w:marRight w:val="0"/>
          <w:marTop w:val="0"/>
          <w:marBottom w:val="0"/>
          <w:divBdr>
            <w:top w:val="none" w:sz="0" w:space="0" w:color="auto"/>
            <w:left w:val="none" w:sz="0" w:space="0" w:color="auto"/>
            <w:bottom w:val="none" w:sz="0" w:space="0" w:color="auto"/>
            <w:right w:val="none" w:sz="0" w:space="0" w:color="auto"/>
          </w:divBdr>
        </w:div>
      </w:divsChild>
    </w:div>
    <w:div w:id="803155859">
      <w:bodyDiv w:val="1"/>
      <w:marLeft w:val="0"/>
      <w:marRight w:val="0"/>
      <w:marTop w:val="0"/>
      <w:marBottom w:val="0"/>
      <w:divBdr>
        <w:top w:val="none" w:sz="0" w:space="0" w:color="auto"/>
        <w:left w:val="none" w:sz="0" w:space="0" w:color="auto"/>
        <w:bottom w:val="none" w:sz="0" w:space="0" w:color="auto"/>
        <w:right w:val="none" w:sz="0" w:space="0" w:color="auto"/>
      </w:divBdr>
      <w:divsChild>
        <w:div w:id="1403022638">
          <w:marLeft w:val="1166"/>
          <w:marRight w:val="0"/>
          <w:marTop w:val="120"/>
          <w:marBottom w:val="120"/>
          <w:divBdr>
            <w:top w:val="none" w:sz="0" w:space="0" w:color="auto"/>
            <w:left w:val="none" w:sz="0" w:space="0" w:color="auto"/>
            <w:bottom w:val="none" w:sz="0" w:space="0" w:color="auto"/>
            <w:right w:val="none" w:sz="0" w:space="0" w:color="auto"/>
          </w:divBdr>
        </w:div>
      </w:divsChild>
    </w:div>
    <w:div w:id="823087329">
      <w:bodyDiv w:val="1"/>
      <w:marLeft w:val="0"/>
      <w:marRight w:val="0"/>
      <w:marTop w:val="0"/>
      <w:marBottom w:val="0"/>
      <w:divBdr>
        <w:top w:val="none" w:sz="0" w:space="0" w:color="auto"/>
        <w:left w:val="none" w:sz="0" w:space="0" w:color="auto"/>
        <w:bottom w:val="none" w:sz="0" w:space="0" w:color="auto"/>
        <w:right w:val="none" w:sz="0" w:space="0" w:color="auto"/>
      </w:divBdr>
      <w:divsChild>
        <w:div w:id="319891083">
          <w:marLeft w:val="1166"/>
          <w:marRight w:val="0"/>
          <w:marTop w:val="120"/>
          <w:marBottom w:val="120"/>
          <w:divBdr>
            <w:top w:val="none" w:sz="0" w:space="0" w:color="auto"/>
            <w:left w:val="none" w:sz="0" w:space="0" w:color="auto"/>
            <w:bottom w:val="none" w:sz="0" w:space="0" w:color="auto"/>
            <w:right w:val="none" w:sz="0" w:space="0" w:color="auto"/>
          </w:divBdr>
        </w:div>
        <w:div w:id="1046950443">
          <w:marLeft w:val="1166"/>
          <w:marRight w:val="0"/>
          <w:marTop w:val="120"/>
          <w:marBottom w:val="120"/>
          <w:divBdr>
            <w:top w:val="none" w:sz="0" w:space="0" w:color="auto"/>
            <w:left w:val="none" w:sz="0" w:space="0" w:color="auto"/>
            <w:bottom w:val="none" w:sz="0" w:space="0" w:color="auto"/>
            <w:right w:val="none" w:sz="0" w:space="0" w:color="auto"/>
          </w:divBdr>
        </w:div>
      </w:divsChild>
    </w:div>
    <w:div w:id="861749888">
      <w:bodyDiv w:val="1"/>
      <w:marLeft w:val="0"/>
      <w:marRight w:val="0"/>
      <w:marTop w:val="0"/>
      <w:marBottom w:val="0"/>
      <w:divBdr>
        <w:top w:val="none" w:sz="0" w:space="0" w:color="auto"/>
        <w:left w:val="none" w:sz="0" w:space="0" w:color="auto"/>
        <w:bottom w:val="none" w:sz="0" w:space="0" w:color="auto"/>
        <w:right w:val="none" w:sz="0" w:space="0" w:color="auto"/>
      </w:divBdr>
      <w:divsChild>
        <w:div w:id="1686402691">
          <w:marLeft w:val="864"/>
          <w:marRight w:val="0"/>
          <w:marTop w:val="134"/>
          <w:marBottom w:val="0"/>
          <w:divBdr>
            <w:top w:val="none" w:sz="0" w:space="0" w:color="auto"/>
            <w:left w:val="none" w:sz="0" w:space="0" w:color="auto"/>
            <w:bottom w:val="none" w:sz="0" w:space="0" w:color="auto"/>
            <w:right w:val="none" w:sz="0" w:space="0" w:color="auto"/>
          </w:divBdr>
        </w:div>
      </w:divsChild>
    </w:div>
    <w:div w:id="874778573">
      <w:bodyDiv w:val="1"/>
      <w:marLeft w:val="0"/>
      <w:marRight w:val="0"/>
      <w:marTop w:val="0"/>
      <w:marBottom w:val="0"/>
      <w:divBdr>
        <w:top w:val="none" w:sz="0" w:space="0" w:color="auto"/>
        <w:left w:val="none" w:sz="0" w:space="0" w:color="auto"/>
        <w:bottom w:val="none" w:sz="0" w:space="0" w:color="auto"/>
        <w:right w:val="none" w:sz="0" w:space="0" w:color="auto"/>
      </w:divBdr>
      <w:divsChild>
        <w:div w:id="36855050">
          <w:marLeft w:val="864"/>
          <w:marRight w:val="0"/>
          <w:marTop w:val="134"/>
          <w:marBottom w:val="0"/>
          <w:divBdr>
            <w:top w:val="none" w:sz="0" w:space="0" w:color="auto"/>
            <w:left w:val="none" w:sz="0" w:space="0" w:color="auto"/>
            <w:bottom w:val="none" w:sz="0" w:space="0" w:color="auto"/>
            <w:right w:val="none" w:sz="0" w:space="0" w:color="auto"/>
          </w:divBdr>
        </w:div>
        <w:div w:id="242035079">
          <w:marLeft w:val="864"/>
          <w:marRight w:val="0"/>
          <w:marTop w:val="134"/>
          <w:marBottom w:val="0"/>
          <w:divBdr>
            <w:top w:val="none" w:sz="0" w:space="0" w:color="auto"/>
            <w:left w:val="none" w:sz="0" w:space="0" w:color="auto"/>
            <w:bottom w:val="none" w:sz="0" w:space="0" w:color="auto"/>
            <w:right w:val="none" w:sz="0" w:space="0" w:color="auto"/>
          </w:divBdr>
        </w:div>
        <w:div w:id="1883444583">
          <w:marLeft w:val="864"/>
          <w:marRight w:val="0"/>
          <w:marTop w:val="134"/>
          <w:marBottom w:val="0"/>
          <w:divBdr>
            <w:top w:val="none" w:sz="0" w:space="0" w:color="auto"/>
            <w:left w:val="none" w:sz="0" w:space="0" w:color="auto"/>
            <w:bottom w:val="none" w:sz="0" w:space="0" w:color="auto"/>
            <w:right w:val="none" w:sz="0" w:space="0" w:color="auto"/>
          </w:divBdr>
        </w:div>
      </w:divsChild>
    </w:div>
    <w:div w:id="894852036">
      <w:bodyDiv w:val="1"/>
      <w:marLeft w:val="0"/>
      <w:marRight w:val="0"/>
      <w:marTop w:val="0"/>
      <w:marBottom w:val="0"/>
      <w:divBdr>
        <w:top w:val="none" w:sz="0" w:space="0" w:color="auto"/>
        <w:left w:val="none" w:sz="0" w:space="0" w:color="auto"/>
        <w:bottom w:val="none" w:sz="0" w:space="0" w:color="auto"/>
        <w:right w:val="none" w:sz="0" w:space="0" w:color="auto"/>
      </w:divBdr>
      <w:divsChild>
        <w:div w:id="1803574303">
          <w:marLeft w:val="1166"/>
          <w:marRight w:val="0"/>
          <w:marTop w:val="120"/>
          <w:marBottom w:val="120"/>
          <w:divBdr>
            <w:top w:val="none" w:sz="0" w:space="0" w:color="auto"/>
            <w:left w:val="none" w:sz="0" w:space="0" w:color="auto"/>
            <w:bottom w:val="none" w:sz="0" w:space="0" w:color="auto"/>
            <w:right w:val="none" w:sz="0" w:space="0" w:color="auto"/>
          </w:divBdr>
        </w:div>
      </w:divsChild>
    </w:div>
    <w:div w:id="992293695">
      <w:bodyDiv w:val="1"/>
      <w:marLeft w:val="0"/>
      <w:marRight w:val="0"/>
      <w:marTop w:val="0"/>
      <w:marBottom w:val="0"/>
      <w:divBdr>
        <w:top w:val="none" w:sz="0" w:space="0" w:color="auto"/>
        <w:left w:val="none" w:sz="0" w:space="0" w:color="auto"/>
        <w:bottom w:val="none" w:sz="0" w:space="0" w:color="auto"/>
        <w:right w:val="none" w:sz="0" w:space="0" w:color="auto"/>
      </w:divBdr>
      <w:divsChild>
        <w:div w:id="13578368">
          <w:marLeft w:val="749"/>
          <w:marRight w:val="0"/>
          <w:marTop w:val="96"/>
          <w:marBottom w:val="0"/>
          <w:divBdr>
            <w:top w:val="none" w:sz="0" w:space="0" w:color="auto"/>
            <w:left w:val="none" w:sz="0" w:space="0" w:color="auto"/>
            <w:bottom w:val="none" w:sz="0" w:space="0" w:color="auto"/>
            <w:right w:val="none" w:sz="0" w:space="0" w:color="auto"/>
          </w:divBdr>
        </w:div>
      </w:divsChild>
    </w:div>
    <w:div w:id="1011876179">
      <w:bodyDiv w:val="1"/>
      <w:marLeft w:val="0"/>
      <w:marRight w:val="0"/>
      <w:marTop w:val="0"/>
      <w:marBottom w:val="0"/>
      <w:divBdr>
        <w:top w:val="none" w:sz="0" w:space="0" w:color="auto"/>
        <w:left w:val="none" w:sz="0" w:space="0" w:color="auto"/>
        <w:bottom w:val="none" w:sz="0" w:space="0" w:color="auto"/>
        <w:right w:val="none" w:sz="0" w:space="0" w:color="auto"/>
      </w:divBdr>
      <w:divsChild>
        <w:div w:id="1676417364">
          <w:marLeft w:val="547"/>
          <w:marRight w:val="0"/>
          <w:marTop w:val="0"/>
          <w:marBottom w:val="0"/>
          <w:divBdr>
            <w:top w:val="none" w:sz="0" w:space="0" w:color="auto"/>
            <w:left w:val="none" w:sz="0" w:space="0" w:color="auto"/>
            <w:bottom w:val="none" w:sz="0" w:space="0" w:color="auto"/>
            <w:right w:val="none" w:sz="0" w:space="0" w:color="auto"/>
          </w:divBdr>
        </w:div>
        <w:div w:id="1625194009">
          <w:marLeft w:val="547"/>
          <w:marRight w:val="0"/>
          <w:marTop w:val="0"/>
          <w:marBottom w:val="0"/>
          <w:divBdr>
            <w:top w:val="none" w:sz="0" w:space="0" w:color="auto"/>
            <w:left w:val="none" w:sz="0" w:space="0" w:color="auto"/>
            <w:bottom w:val="none" w:sz="0" w:space="0" w:color="auto"/>
            <w:right w:val="none" w:sz="0" w:space="0" w:color="auto"/>
          </w:divBdr>
        </w:div>
        <w:div w:id="1811900255">
          <w:marLeft w:val="547"/>
          <w:marRight w:val="0"/>
          <w:marTop w:val="0"/>
          <w:marBottom w:val="0"/>
          <w:divBdr>
            <w:top w:val="none" w:sz="0" w:space="0" w:color="auto"/>
            <w:left w:val="none" w:sz="0" w:space="0" w:color="auto"/>
            <w:bottom w:val="none" w:sz="0" w:space="0" w:color="auto"/>
            <w:right w:val="none" w:sz="0" w:space="0" w:color="auto"/>
          </w:divBdr>
        </w:div>
        <w:div w:id="1991329071">
          <w:marLeft w:val="547"/>
          <w:marRight w:val="0"/>
          <w:marTop w:val="0"/>
          <w:marBottom w:val="0"/>
          <w:divBdr>
            <w:top w:val="none" w:sz="0" w:space="0" w:color="auto"/>
            <w:left w:val="none" w:sz="0" w:space="0" w:color="auto"/>
            <w:bottom w:val="none" w:sz="0" w:space="0" w:color="auto"/>
            <w:right w:val="none" w:sz="0" w:space="0" w:color="auto"/>
          </w:divBdr>
        </w:div>
      </w:divsChild>
    </w:div>
    <w:div w:id="1111053012">
      <w:bodyDiv w:val="1"/>
      <w:marLeft w:val="0"/>
      <w:marRight w:val="0"/>
      <w:marTop w:val="0"/>
      <w:marBottom w:val="0"/>
      <w:divBdr>
        <w:top w:val="none" w:sz="0" w:space="0" w:color="auto"/>
        <w:left w:val="none" w:sz="0" w:space="0" w:color="auto"/>
        <w:bottom w:val="none" w:sz="0" w:space="0" w:color="auto"/>
        <w:right w:val="none" w:sz="0" w:space="0" w:color="auto"/>
      </w:divBdr>
      <w:divsChild>
        <w:div w:id="1449663702">
          <w:marLeft w:val="547"/>
          <w:marRight w:val="0"/>
          <w:marTop w:val="0"/>
          <w:marBottom w:val="0"/>
          <w:divBdr>
            <w:top w:val="none" w:sz="0" w:space="0" w:color="auto"/>
            <w:left w:val="none" w:sz="0" w:space="0" w:color="auto"/>
            <w:bottom w:val="none" w:sz="0" w:space="0" w:color="auto"/>
            <w:right w:val="none" w:sz="0" w:space="0" w:color="auto"/>
          </w:divBdr>
        </w:div>
      </w:divsChild>
    </w:div>
    <w:div w:id="1119178279">
      <w:bodyDiv w:val="1"/>
      <w:marLeft w:val="0"/>
      <w:marRight w:val="0"/>
      <w:marTop w:val="0"/>
      <w:marBottom w:val="0"/>
      <w:divBdr>
        <w:top w:val="none" w:sz="0" w:space="0" w:color="auto"/>
        <w:left w:val="none" w:sz="0" w:space="0" w:color="auto"/>
        <w:bottom w:val="none" w:sz="0" w:space="0" w:color="auto"/>
        <w:right w:val="none" w:sz="0" w:space="0" w:color="auto"/>
      </w:divBdr>
      <w:divsChild>
        <w:div w:id="1317339498">
          <w:marLeft w:val="1166"/>
          <w:marRight w:val="0"/>
          <w:marTop w:val="120"/>
          <w:marBottom w:val="120"/>
          <w:divBdr>
            <w:top w:val="none" w:sz="0" w:space="0" w:color="auto"/>
            <w:left w:val="none" w:sz="0" w:space="0" w:color="auto"/>
            <w:bottom w:val="none" w:sz="0" w:space="0" w:color="auto"/>
            <w:right w:val="none" w:sz="0" w:space="0" w:color="auto"/>
          </w:divBdr>
        </w:div>
      </w:divsChild>
    </w:div>
    <w:div w:id="1140803880">
      <w:bodyDiv w:val="1"/>
      <w:marLeft w:val="0"/>
      <w:marRight w:val="0"/>
      <w:marTop w:val="0"/>
      <w:marBottom w:val="0"/>
      <w:divBdr>
        <w:top w:val="none" w:sz="0" w:space="0" w:color="auto"/>
        <w:left w:val="none" w:sz="0" w:space="0" w:color="auto"/>
        <w:bottom w:val="none" w:sz="0" w:space="0" w:color="auto"/>
        <w:right w:val="none" w:sz="0" w:space="0" w:color="auto"/>
      </w:divBdr>
      <w:divsChild>
        <w:div w:id="1267419566">
          <w:marLeft w:val="835"/>
          <w:marRight w:val="0"/>
          <w:marTop w:val="96"/>
          <w:marBottom w:val="0"/>
          <w:divBdr>
            <w:top w:val="none" w:sz="0" w:space="0" w:color="auto"/>
            <w:left w:val="none" w:sz="0" w:space="0" w:color="auto"/>
            <w:bottom w:val="none" w:sz="0" w:space="0" w:color="auto"/>
            <w:right w:val="none" w:sz="0" w:space="0" w:color="auto"/>
          </w:divBdr>
        </w:div>
        <w:div w:id="1444224618">
          <w:marLeft w:val="835"/>
          <w:marRight w:val="0"/>
          <w:marTop w:val="96"/>
          <w:marBottom w:val="0"/>
          <w:divBdr>
            <w:top w:val="none" w:sz="0" w:space="0" w:color="auto"/>
            <w:left w:val="none" w:sz="0" w:space="0" w:color="auto"/>
            <w:bottom w:val="none" w:sz="0" w:space="0" w:color="auto"/>
            <w:right w:val="none" w:sz="0" w:space="0" w:color="auto"/>
          </w:divBdr>
        </w:div>
        <w:div w:id="1709182983">
          <w:marLeft w:val="835"/>
          <w:marRight w:val="0"/>
          <w:marTop w:val="96"/>
          <w:marBottom w:val="0"/>
          <w:divBdr>
            <w:top w:val="none" w:sz="0" w:space="0" w:color="auto"/>
            <w:left w:val="none" w:sz="0" w:space="0" w:color="auto"/>
            <w:bottom w:val="none" w:sz="0" w:space="0" w:color="auto"/>
            <w:right w:val="none" w:sz="0" w:space="0" w:color="auto"/>
          </w:divBdr>
        </w:div>
      </w:divsChild>
    </w:div>
    <w:div w:id="1147360433">
      <w:bodyDiv w:val="1"/>
      <w:marLeft w:val="0"/>
      <w:marRight w:val="0"/>
      <w:marTop w:val="0"/>
      <w:marBottom w:val="0"/>
      <w:divBdr>
        <w:top w:val="none" w:sz="0" w:space="0" w:color="auto"/>
        <w:left w:val="none" w:sz="0" w:space="0" w:color="auto"/>
        <w:bottom w:val="none" w:sz="0" w:space="0" w:color="auto"/>
        <w:right w:val="none" w:sz="0" w:space="0" w:color="auto"/>
      </w:divBdr>
      <w:divsChild>
        <w:div w:id="344677540">
          <w:marLeft w:val="835"/>
          <w:marRight w:val="0"/>
          <w:marTop w:val="0"/>
          <w:marBottom w:val="0"/>
          <w:divBdr>
            <w:top w:val="none" w:sz="0" w:space="0" w:color="auto"/>
            <w:left w:val="none" w:sz="0" w:space="0" w:color="auto"/>
            <w:bottom w:val="none" w:sz="0" w:space="0" w:color="auto"/>
            <w:right w:val="none" w:sz="0" w:space="0" w:color="auto"/>
          </w:divBdr>
        </w:div>
        <w:div w:id="634913530">
          <w:marLeft w:val="835"/>
          <w:marRight w:val="0"/>
          <w:marTop w:val="0"/>
          <w:marBottom w:val="0"/>
          <w:divBdr>
            <w:top w:val="none" w:sz="0" w:space="0" w:color="auto"/>
            <w:left w:val="none" w:sz="0" w:space="0" w:color="auto"/>
            <w:bottom w:val="none" w:sz="0" w:space="0" w:color="auto"/>
            <w:right w:val="none" w:sz="0" w:space="0" w:color="auto"/>
          </w:divBdr>
        </w:div>
        <w:div w:id="1971813912">
          <w:marLeft w:val="835"/>
          <w:marRight w:val="0"/>
          <w:marTop w:val="0"/>
          <w:marBottom w:val="0"/>
          <w:divBdr>
            <w:top w:val="none" w:sz="0" w:space="0" w:color="auto"/>
            <w:left w:val="none" w:sz="0" w:space="0" w:color="auto"/>
            <w:bottom w:val="none" w:sz="0" w:space="0" w:color="auto"/>
            <w:right w:val="none" w:sz="0" w:space="0" w:color="auto"/>
          </w:divBdr>
        </w:div>
      </w:divsChild>
    </w:div>
    <w:div w:id="1194878530">
      <w:bodyDiv w:val="1"/>
      <w:marLeft w:val="0"/>
      <w:marRight w:val="0"/>
      <w:marTop w:val="0"/>
      <w:marBottom w:val="0"/>
      <w:divBdr>
        <w:top w:val="none" w:sz="0" w:space="0" w:color="auto"/>
        <w:left w:val="none" w:sz="0" w:space="0" w:color="auto"/>
        <w:bottom w:val="none" w:sz="0" w:space="0" w:color="auto"/>
        <w:right w:val="none" w:sz="0" w:space="0" w:color="auto"/>
      </w:divBdr>
      <w:divsChild>
        <w:div w:id="1189025986">
          <w:marLeft w:val="1022"/>
          <w:marRight w:val="0"/>
          <w:marTop w:val="134"/>
          <w:marBottom w:val="0"/>
          <w:divBdr>
            <w:top w:val="none" w:sz="0" w:space="0" w:color="auto"/>
            <w:left w:val="none" w:sz="0" w:space="0" w:color="auto"/>
            <w:bottom w:val="none" w:sz="0" w:space="0" w:color="auto"/>
            <w:right w:val="none" w:sz="0" w:space="0" w:color="auto"/>
          </w:divBdr>
        </w:div>
      </w:divsChild>
    </w:div>
    <w:div w:id="1210875337">
      <w:bodyDiv w:val="1"/>
      <w:marLeft w:val="0"/>
      <w:marRight w:val="0"/>
      <w:marTop w:val="0"/>
      <w:marBottom w:val="0"/>
      <w:divBdr>
        <w:top w:val="none" w:sz="0" w:space="0" w:color="auto"/>
        <w:left w:val="none" w:sz="0" w:space="0" w:color="auto"/>
        <w:bottom w:val="none" w:sz="0" w:space="0" w:color="auto"/>
        <w:right w:val="none" w:sz="0" w:space="0" w:color="auto"/>
      </w:divBdr>
    </w:div>
    <w:div w:id="1263801747">
      <w:bodyDiv w:val="1"/>
      <w:marLeft w:val="0"/>
      <w:marRight w:val="0"/>
      <w:marTop w:val="0"/>
      <w:marBottom w:val="0"/>
      <w:divBdr>
        <w:top w:val="none" w:sz="0" w:space="0" w:color="auto"/>
        <w:left w:val="none" w:sz="0" w:space="0" w:color="auto"/>
        <w:bottom w:val="none" w:sz="0" w:space="0" w:color="auto"/>
        <w:right w:val="none" w:sz="0" w:space="0" w:color="auto"/>
      </w:divBdr>
      <w:divsChild>
        <w:div w:id="1858813888">
          <w:marLeft w:val="547"/>
          <w:marRight w:val="0"/>
          <w:marTop w:val="0"/>
          <w:marBottom w:val="0"/>
          <w:divBdr>
            <w:top w:val="none" w:sz="0" w:space="0" w:color="auto"/>
            <w:left w:val="none" w:sz="0" w:space="0" w:color="auto"/>
            <w:bottom w:val="none" w:sz="0" w:space="0" w:color="auto"/>
            <w:right w:val="none" w:sz="0" w:space="0" w:color="auto"/>
          </w:divBdr>
        </w:div>
      </w:divsChild>
    </w:div>
    <w:div w:id="1283151299">
      <w:bodyDiv w:val="1"/>
      <w:marLeft w:val="0"/>
      <w:marRight w:val="0"/>
      <w:marTop w:val="0"/>
      <w:marBottom w:val="0"/>
      <w:divBdr>
        <w:top w:val="none" w:sz="0" w:space="0" w:color="auto"/>
        <w:left w:val="none" w:sz="0" w:space="0" w:color="auto"/>
        <w:bottom w:val="none" w:sz="0" w:space="0" w:color="auto"/>
        <w:right w:val="none" w:sz="0" w:space="0" w:color="auto"/>
      </w:divBdr>
      <w:divsChild>
        <w:div w:id="576403816">
          <w:marLeft w:val="864"/>
          <w:marRight w:val="0"/>
          <w:marTop w:val="125"/>
          <w:marBottom w:val="0"/>
          <w:divBdr>
            <w:top w:val="none" w:sz="0" w:space="0" w:color="auto"/>
            <w:left w:val="none" w:sz="0" w:space="0" w:color="auto"/>
            <w:bottom w:val="none" w:sz="0" w:space="0" w:color="auto"/>
            <w:right w:val="none" w:sz="0" w:space="0" w:color="auto"/>
          </w:divBdr>
        </w:div>
        <w:div w:id="1010789619">
          <w:marLeft w:val="864"/>
          <w:marRight w:val="0"/>
          <w:marTop w:val="125"/>
          <w:marBottom w:val="0"/>
          <w:divBdr>
            <w:top w:val="none" w:sz="0" w:space="0" w:color="auto"/>
            <w:left w:val="none" w:sz="0" w:space="0" w:color="auto"/>
            <w:bottom w:val="none" w:sz="0" w:space="0" w:color="auto"/>
            <w:right w:val="none" w:sz="0" w:space="0" w:color="auto"/>
          </w:divBdr>
        </w:div>
        <w:div w:id="1156337952">
          <w:marLeft w:val="864"/>
          <w:marRight w:val="0"/>
          <w:marTop w:val="125"/>
          <w:marBottom w:val="0"/>
          <w:divBdr>
            <w:top w:val="none" w:sz="0" w:space="0" w:color="auto"/>
            <w:left w:val="none" w:sz="0" w:space="0" w:color="auto"/>
            <w:bottom w:val="none" w:sz="0" w:space="0" w:color="auto"/>
            <w:right w:val="none" w:sz="0" w:space="0" w:color="auto"/>
          </w:divBdr>
        </w:div>
        <w:div w:id="1676034271">
          <w:marLeft w:val="864"/>
          <w:marRight w:val="0"/>
          <w:marTop w:val="125"/>
          <w:marBottom w:val="0"/>
          <w:divBdr>
            <w:top w:val="none" w:sz="0" w:space="0" w:color="auto"/>
            <w:left w:val="none" w:sz="0" w:space="0" w:color="auto"/>
            <w:bottom w:val="none" w:sz="0" w:space="0" w:color="auto"/>
            <w:right w:val="none" w:sz="0" w:space="0" w:color="auto"/>
          </w:divBdr>
        </w:div>
      </w:divsChild>
    </w:div>
    <w:div w:id="1325088385">
      <w:bodyDiv w:val="1"/>
      <w:marLeft w:val="0"/>
      <w:marRight w:val="0"/>
      <w:marTop w:val="0"/>
      <w:marBottom w:val="0"/>
      <w:divBdr>
        <w:top w:val="none" w:sz="0" w:space="0" w:color="auto"/>
        <w:left w:val="none" w:sz="0" w:space="0" w:color="auto"/>
        <w:bottom w:val="none" w:sz="0" w:space="0" w:color="auto"/>
        <w:right w:val="none" w:sz="0" w:space="0" w:color="auto"/>
      </w:divBdr>
      <w:divsChild>
        <w:div w:id="1524443674">
          <w:marLeft w:val="1166"/>
          <w:marRight w:val="0"/>
          <w:marTop w:val="120"/>
          <w:marBottom w:val="120"/>
          <w:divBdr>
            <w:top w:val="none" w:sz="0" w:space="0" w:color="auto"/>
            <w:left w:val="none" w:sz="0" w:space="0" w:color="auto"/>
            <w:bottom w:val="none" w:sz="0" w:space="0" w:color="auto"/>
            <w:right w:val="none" w:sz="0" w:space="0" w:color="auto"/>
          </w:divBdr>
        </w:div>
      </w:divsChild>
    </w:div>
    <w:div w:id="1326400958">
      <w:bodyDiv w:val="1"/>
      <w:marLeft w:val="0"/>
      <w:marRight w:val="0"/>
      <w:marTop w:val="0"/>
      <w:marBottom w:val="0"/>
      <w:divBdr>
        <w:top w:val="none" w:sz="0" w:space="0" w:color="auto"/>
        <w:left w:val="none" w:sz="0" w:space="0" w:color="auto"/>
        <w:bottom w:val="none" w:sz="0" w:space="0" w:color="auto"/>
        <w:right w:val="none" w:sz="0" w:space="0" w:color="auto"/>
      </w:divBdr>
      <w:divsChild>
        <w:div w:id="277496175">
          <w:marLeft w:val="1742"/>
          <w:marRight w:val="0"/>
          <w:marTop w:val="106"/>
          <w:marBottom w:val="0"/>
          <w:divBdr>
            <w:top w:val="none" w:sz="0" w:space="0" w:color="auto"/>
            <w:left w:val="none" w:sz="0" w:space="0" w:color="auto"/>
            <w:bottom w:val="none" w:sz="0" w:space="0" w:color="auto"/>
            <w:right w:val="none" w:sz="0" w:space="0" w:color="auto"/>
          </w:divBdr>
        </w:div>
        <w:div w:id="1914925394">
          <w:marLeft w:val="1742"/>
          <w:marRight w:val="0"/>
          <w:marTop w:val="106"/>
          <w:marBottom w:val="0"/>
          <w:divBdr>
            <w:top w:val="none" w:sz="0" w:space="0" w:color="auto"/>
            <w:left w:val="none" w:sz="0" w:space="0" w:color="auto"/>
            <w:bottom w:val="none" w:sz="0" w:space="0" w:color="auto"/>
            <w:right w:val="none" w:sz="0" w:space="0" w:color="auto"/>
          </w:divBdr>
        </w:div>
      </w:divsChild>
    </w:div>
    <w:div w:id="1353144028">
      <w:bodyDiv w:val="1"/>
      <w:marLeft w:val="0"/>
      <w:marRight w:val="0"/>
      <w:marTop w:val="0"/>
      <w:marBottom w:val="0"/>
      <w:divBdr>
        <w:top w:val="none" w:sz="0" w:space="0" w:color="auto"/>
        <w:left w:val="none" w:sz="0" w:space="0" w:color="auto"/>
        <w:bottom w:val="none" w:sz="0" w:space="0" w:color="auto"/>
        <w:right w:val="none" w:sz="0" w:space="0" w:color="auto"/>
      </w:divBdr>
      <w:divsChild>
        <w:div w:id="343047064">
          <w:marLeft w:val="1166"/>
          <w:marRight w:val="0"/>
          <w:marTop w:val="120"/>
          <w:marBottom w:val="0"/>
          <w:divBdr>
            <w:top w:val="none" w:sz="0" w:space="0" w:color="auto"/>
            <w:left w:val="none" w:sz="0" w:space="0" w:color="auto"/>
            <w:bottom w:val="none" w:sz="0" w:space="0" w:color="auto"/>
            <w:right w:val="none" w:sz="0" w:space="0" w:color="auto"/>
          </w:divBdr>
        </w:div>
        <w:div w:id="516122499">
          <w:marLeft w:val="547"/>
          <w:marRight w:val="0"/>
          <w:marTop w:val="120"/>
          <w:marBottom w:val="0"/>
          <w:divBdr>
            <w:top w:val="none" w:sz="0" w:space="0" w:color="auto"/>
            <w:left w:val="none" w:sz="0" w:space="0" w:color="auto"/>
            <w:bottom w:val="none" w:sz="0" w:space="0" w:color="auto"/>
            <w:right w:val="none" w:sz="0" w:space="0" w:color="auto"/>
          </w:divBdr>
        </w:div>
        <w:div w:id="795023998">
          <w:marLeft w:val="1166"/>
          <w:marRight w:val="0"/>
          <w:marTop w:val="120"/>
          <w:marBottom w:val="0"/>
          <w:divBdr>
            <w:top w:val="none" w:sz="0" w:space="0" w:color="auto"/>
            <w:left w:val="none" w:sz="0" w:space="0" w:color="auto"/>
            <w:bottom w:val="none" w:sz="0" w:space="0" w:color="auto"/>
            <w:right w:val="none" w:sz="0" w:space="0" w:color="auto"/>
          </w:divBdr>
        </w:div>
        <w:div w:id="808402821">
          <w:marLeft w:val="547"/>
          <w:marRight w:val="0"/>
          <w:marTop w:val="120"/>
          <w:marBottom w:val="0"/>
          <w:divBdr>
            <w:top w:val="none" w:sz="0" w:space="0" w:color="auto"/>
            <w:left w:val="none" w:sz="0" w:space="0" w:color="auto"/>
            <w:bottom w:val="none" w:sz="0" w:space="0" w:color="auto"/>
            <w:right w:val="none" w:sz="0" w:space="0" w:color="auto"/>
          </w:divBdr>
        </w:div>
        <w:div w:id="1314724796">
          <w:marLeft w:val="1166"/>
          <w:marRight w:val="0"/>
          <w:marTop w:val="120"/>
          <w:marBottom w:val="0"/>
          <w:divBdr>
            <w:top w:val="none" w:sz="0" w:space="0" w:color="auto"/>
            <w:left w:val="none" w:sz="0" w:space="0" w:color="auto"/>
            <w:bottom w:val="none" w:sz="0" w:space="0" w:color="auto"/>
            <w:right w:val="none" w:sz="0" w:space="0" w:color="auto"/>
          </w:divBdr>
        </w:div>
        <w:div w:id="1413087421">
          <w:marLeft w:val="1166"/>
          <w:marRight w:val="0"/>
          <w:marTop w:val="120"/>
          <w:marBottom w:val="0"/>
          <w:divBdr>
            <w:top w:val="none" w:sz="0" w:space="0" w:color="auto"/>
            <w:left w:val="none" w:sz="0" w:space="0" w:color="auto"/>
            <w:bottom w:val="none" w:sz="0" w:space="0" w:color="auto"/>
            <w:right w:val="none" w:sz="0" w:space="0" w:color="auto"/>
          </w:divBdr>
        </w:div>
        <w:div w:id="1512573771">
          <w:marLeft w:val="547"/>
          <w:marRight w:val="0"/>
          <w:marTop w:val="120"/>
          <w:marBottom w:val="0"/>
          <w:divBdr>
            <w:top w:val="none" w:sz="0" w:space="0" w:color="auto"/>
            <w:left w:val="none" w:sz="0" w:space="0" w:color="auto"/>
            <w:bottom w:val="none" w:sz="0" w:space="0" w:color="auto"/>
            <w:right w:val="none" w:sz="0" w:space="0" w:color="auto"/>
          </w:divBdr>
        </w:div>
        <w:div w:id="2058578459">
          <w:marLeft w:val="1166"/>
          <w:marRight w:val="0"/>
          <w:marTop w:val="120"/>
          <w:marBottom w:val="0"/>
          <w:divBdr>
            <w:top w:val="none" w:sz="0" w:space="0" w:color="auto"/>
            <w:left w:val="none" w:sz="0" w:space="0" w:color="auto"/>
            <w:bottom w:val="none" w:sz="0" w:space="0" w:color="auto"/>
            <w:right w:val="none" w:sz="0" w:space="0" w:color="auto"/>
          </w:divBdr>
        </w:div>
      </w:divsChild>
    </w:div>
    <w:div w:id="1361970581">
      <w:bodyDiv w:val="1"/>
      <w:marLeft w:val="0"/>
      <w:marRight w:val="0"/>
      <w:marTop w:val="0"/>
      <w:marBottom w:val="0"/>
      <w:divBdr>
        <w:top w:val="none" w:sz="0" w:space="0" w:color="auto"/>
        <w:left w:val="none" w:sz="0" w:space="0" w:color="auto"/>
        <w:bottom w:val="none" w:sz="0" w:space="0" w:color="auto"/>
        <w:right w:val="none" w:sz="0" w:space="0" w:color="auto"/>
      </w:divBdr>
      <w:divsChild>
        <w:div w:id="277295578">
          <w:marLeft w:val="835"/>
          <w:marRight w:val="0"/>
          <w:marTop w:val="95"/>
          <w:marBottom w:val="0"/>
          <w:divBdr>
            <w:top w:val="none" w:sz="0" w:space="0" w:color="auto"/>
            <w:left w:val="none" w:sz="0" w:space="0" w:color="auto"/>
            <w:bottom w:val="none" w:sz="0" w:space="0" w:color="auto"/>
            <w:right w:val="none" w:sz="0" w:space="0" w:color="auto"/>
          </w:divBdr>
        </w:div>
        <w:div w:id="2068606729">
          <w:marLeft w:val="835"/>
          <w:marRight w:val="0"/>
          <w:marTop w:val="95"/>
          <w:marBottom w:val="0"/>
          <w:divBdr>
            <w:top w:val="none" w:sz="0" w:space="0" w:color="auto"/>
            <w:left w:val="none" w:sz="0" w:space="0" w:color="auto"/>
            <w:bottom w:val="none" w:sz="0" w:space="0" w:color="auto"/>
            <w:right w:val="none" w:sz="0" w:space="0" w:color="auto"/>
          </w:divBdr>
        </w:div>
        <w:div w:id="1040596225">
          <w:marLeft w:val="835"/>
          <w:marRight w:val="0"/>
          <w:marTop w:val="95"/>
          <w:marBottom w:val="0"/>
          <w:divBdr>
            <w:top w:val="none" w:sz="0" w:space="0" w:color="auto"/>
            <w:left w:val="none" w:sz="0" w:space="0" w:color="auto"/>
            <w:bottom w:val="none" w:sz="0" w:space="0" w:color="auto"/>
            <w:right w:val="none" w:sz="0" w:space="0" w:color="auto"/>
          </w:divBdr>
        </w:div>
        <w:div w:id="782727143">
          <w:marLeft w:val="835"/>
          <w:marRight w:val="0"/>
          <w:marTop w:val="95"/>
          <w:marBottom w:val="0"/>
          <w:divBdr>
            <w:top w:val="none" w:sz="0" w:space="0" w:color="auto"/>
            <w:left w:val="none" w:sz="0" w:space="0" w:color="auto"/>
            <w:bottom w:val="none" w:sz="0" w:space="0" w:color="auto"/>
            <w:right w:val="none" w:sz="0" w:space="0" w:color="auto"/>
          </w:divBdr>
        </w:div>
        <w:div w:id="612713198">
          <w:marLeft w:val="835"/>
          <w:marRight w:val="0"/>
          <w:marTop w:val="95"/>
          <w:marBottom w:val="0"/>
          <w:divBdr>
            <w:top w:val="none" w:sz="0" w:space="0" w:color="auto"/>
            <w:left w:val="none" w:sz="0" w:space="0" w:color="auto"/>
            <w:bottom w:val="none" w:sz="0" w:space="0" w:color="auto"/>
            <w:right w:val="none" w:sz="0" w:space="0" w:color="auto"/>
          </w:divBdr>
        </w:div>
      </w:divsChild>
    </w:div>
    <w:div w:id="1429230556">
      <w:bodyDiv w:val="1"/>
      <w:marLeft w:val="0"/>
      <w:marRight w:val="0"/>
      <w:marTop w:val="0"/>
      <w:marBottom w:val="0"/>
      <w:divBdr>
        <w:top w:val="none" w:sz="0" w:space="0" w:color="auto"/>
        <w:left w:val="none" w:sz="0" w:space="0" w:color="auto"/>
        <w:bottom w:val="none" w:sz="0" w:space="0" w:color="auto"/>
        <w:right w:val="none" w:sz="0" w:space="0" w:color="auto"/>
      </w:divBdr>
      <w:divsChild>
        <w:div w:id="328025186">
          <w:marLeft w:val="835"/>
          <w:marRight w:val="0"/>
          <w:marTop w:val="0"/>
          <w:marBottom w:val="0"/>
          <w:divBdr>
            <w:top w:val="none" w:sz="0" w:space="0" w:color="auto"/>
            <w:left w:val="none" w:sz="0" w:space="0" w:color="auto"/>
            <w:bottom w:val="none" w:sz="0" w:space="0" w:color="auto"/>
            <w:right w:val="none" w:sz="0" w:space="0" w:color="auto"/>
          </w:divBdr>
        </w:div>
        <w:div w:id="1520973570">
          <w:marLeft w:val="835"/>
          <w:marRight w:val="0"/>
          <w:marTop w:val="0"/>
          <w:marBottom w:val="0"/>
          <w:divBdr>
            <w:top w:val="none" w:sz="0" w:space="0" w:color="auto"/>
            <w:left w:val="none" w:sz="0" w:space="0" w:color="auto"/>
            <w:bottom w:val="none" w:sz="0" w:space="0" w:color="auto"/>
            <w:right w:val="none" w:sz="0" w:space="0" w:color="auto"/>
          </w:divBdr>
        </w:div>
        <w:div w:id="1878275215">
          <w:marLeft w:val="835"/>
          <w:marRight w:val="0"/>
          <w:marTop w:val="0"/>
          <w:marBottom w:val="0"/>
          <w:divBdr>
            <w:top w:val="none" w:sz="0" w:space="0" w:color="auto"/>
            <w:left w:val="none" w:sz="0" w:space="0" w:color="auto"/>
            <w:bottom w:val="none" w:sz="0" w:space="0" w:color="auto"/>
            <w:right w:val="none" w:sz="0" w:space="0" w:color="auto"/>
          </w:divBdr>
        </w:div>
        <w:div w:id="2062826433">
          <w:marLeft w:val="835"/>
          <w:marRight w:val="0"/>
          <w:marTop w:val="0"/>
          <w:marBottom w:val="0"/>
          <w:divBdr>
            <w:top w:val="none" w:sz="0" w:space="0" w:color="auto"/>
            <w:left w:val="none" w:sz="0" w:space="0" w:color="auto"/>
            <w:bottom w:val="none" w:sz="0" w:space="0" w:color="auto"/>
            <w:right w:val="none" w:sz="0" w:space="0" w:color="auto"/>
          </w:divBdr>
        </w:div>
      </w:divsChild>
    </w:div>
    <w:div w:id="1433432984">
      <w:bodyDiv w:val="1"/>
      <w:marLeft w:val="0"/>
      <w:marRight w:val="0"/>
      <w:marTop w:val="0"/>
      <w:marBottom w:val="0"/>
      <w:divBdr>
        <w:top w:val="none" w:sz="0" w:space="0" w:color="auto"/>
        <w:left w:val="none" w:sz="0" w:space="0" w:color="auto"/>
        <w:bottom w:val="none" w:sz="0" w:space="0" w:color="auto"/>
        <w:right w:val="none" w:sz="0" w:space="0" w:color="auto"/>
      </w:divBdr>
      <w:divsChild>
        <w:div w:id="1508405048">
          <w:marLeft w:val="864"/>
          <w:marRight w:val="0"/>
          <w:marTop w:val="134"/>
          <w:marBottom w:val="0"/>
          <w:divBdr>
            <w:top w:val="none" w:sz="0" w:space="0" w:color="auto"/>
            <w:left w:val="none" w:sz="0" w:space="0" w:color="auto"/>
            <w:bottom w:val="none" w:sz="0" w:space="0" w:color="auto"/>
            <w:right w:val="none" w:sz="0" w:space="0" w:color="auto"/>
          </w:divBdr>
        </w:div>
      </w:divsChild>
    </w:div>
    <w:div w:id="1468164764">
      <w:bodyDiv w:val="1"/>
      <w:marLeft w:val="0"/>
      <w:marRight w:val="0"/>
      <w:marTop w:val="0"/>
      <w:marBottom w:val="0"/>
      <w:divBdr>
        <w:top w:val="none" w:sz="0" w:space="0" w:color="auto"/>
        <w:left w:val="none" w:sz="0" w:space="0" w:color="auto"/>
        <w:bottom w:val="none" w:sz="0" w:space="0" w:color="auto"/>
        <w:right w:val="none" w:sz="0" w:space="0" w:color="auto"/>
      </w:divBdr>
    </w:div>
    <w:div w:id="1479616997">
      <w:bodyDiv w:val="1"/>
      <w:marLeft w:val="0"/>
      <w:marRight w:val="0"/>
      <w:marTop w:val="0"/>
      <w:marBottom w:val="0"/>
      <w:divBdr>
        <w:top w:val="none" w:sz="0" w:space="0" w:color="auto"/>
        <w:left w:val="none" w:sz="0" w:space="0" w:color="auto"/>
        <w:bottom w:val="none" w:sz="0" w:space="0" w:color="auto"/>
        <w:right w:val="none" w:sz="0" w:space="0" w:color="auto"/>
      </w:divBdr>
      <w:divsChild>
        <w:div w:id="451241762">
          <w:marLeft w:val="749"/>
          <w:marRight w:val="0"/>
          <w:marTop w:val="96"/>
          <w:marBottom w:val="0"/>
          <w:divBdr>
            <w:top w:val="none" w:sz="0" w:space="0" w:color="auto"/>
            <w:left w:val="none" w:sz="0" w:space="0" w:color="auto"/>
            <w:bottom w:val="none" w:sz="0" w:space="0" w:color="auto"/>
            <w:right w:val="none" w:sz="0" w:space="0" w:color="auto"/>
          </w:divBdr>
        </w:div>
        <w:div w:id="788669938">
          <w:marLeft w:val="749"/>
          <w:marRight w:val="0"/>
          <w:marTop w:val="96"/>
          <w:marBottom w:val="0"/>
          <w:divBdr>
            <w:top w:val="none" w:sz="0" w:space="0" w:color="auto"/>
            <w:left w:val="none" w:sz="0" w:space="0" w:color="auto"/>
            <w:bottom w:val="none" w:sz="0" w:space="0" w:color="auto"/>
            <w:right w:val="none" w:sz="0" w:space="0" w:color="auto"/>
          </w:divBdr>
        </w:div>
        <w:div w:id="2000379828">
          <w:marLeft w:val="749"/>
          <w:marRight w:val="0"/>
          <w:marTop w:val="96"/>
          <w:marBottom w:val="0"/>
          <w:divBdr>
            <w:top w:val="none" w:sz="0" w:space="0" w:color="auto"/>
            <w:left w:val="none" w:sz="0" w:space="0" w:color="auto"/>
            <w:bottom w:val="none" w:sz="0" w:space="0" w:color="auto"/>
            <w:right w:val="none" w:sz="0" w:space="0" w:color="auto"/>
          </w:divBdr>
        </w:div>
      </w:divsChild>
    </w:div>
    <w:div w:id="1550266961">
      <w:bodyDiv w:val="1"/>
      <w:marLeft w:val="0"/>
      <w:marRight w:val="0"/>
      <w:marTop w:val="0"/>
      <w:marBottom w:val="0"/>
      <w:divBdr>
        <w:top w:val="none" w:sz="0" w:space="0" w:color="auto"/>
        <w:left w:val="none" w:sz="0" w:space="0" w:color="auto"/>
        <w:bottom w:val="none" w:sz="0" w:space="0" w:color="auto"/>
        <w:right w:val="none" w:sz="0" w:space="0" w:color="auto"/>
      </w:divBdr>
    </w:div>
    <w:div w:id="1552688028">
      <w:bodyDiv w:val="1"/>
      <w:marLeft w:val="0"/>
      <w:marRight w:val="0"/>
      <w:marTop w:val="0"/>
      <w:marBottom w:val="0"/>
      <w:divBdr>
        <w:top w:val="none" w:sz="0" w:space="0" w:color="auto"/>
        <w:left w:val="none" w:sz="0" w:space="0" w:color="auto"/>
        <w:bottom w:val="none" w:sz="0" w:space="0" w:color="auto"/>
        <w:right w:val="none" w:sz="0" w:space="0" w:color="auto"/>
      </w:divBdr>
      <w:divsChild>
        <w:div w:id="925383373">
          <w:marLeft w:val="1166"/>
          <w:marRight w:val="0"/>
          <w:marTop w:val="120"/>
          <w:marBottom w:val="120"/>
          <w:divBdr>
            <w:top w:val="none" w:sz="0" w:space="0" w:color="auto"/>
            <w:left w:val="none" w:sz="0" w:space="0" w:color="auto"/>
            <w:bottom w:val="none" w:sz="0" w:space="0" w:color="auto"/>
            <w:right w:val="none" w:sz="0" w:space="0" w:color="auto"/>
          </w:divBdr>
        </w:div>
        <w:div w:id="2092267613">
          <w:marLeft w:val="1166"/>
          <w:marRight w:val="0"/>
          <w:marTop w:val="120"/>
          <w:marBottom w:val="120"/>
          <w:divBdr>
            <w:top w:val="none" w:sz="0" w:space="0" w:color="auto"/>
            <w:left w:val="none" w:sz="0" w:space="0" w:color="auto"/>
            <w:bottom w:val="none" w:sz="0" w:space="0" w:color="auto"/>
            <w:right w:val="none" w:sz="0" w:space="0" w:color="auto"/>
          </w:divBdr>
        </w:div>
      </w:divsChild>
    </w:div>
    <w:div w:id="1573615421">
      <w:bodyDiv w:val="1"/>
      <w:marLeft w:val="0"/>
      <w:marRight w:val="0"/>
      <w:marTop w:val="0"/>
      <w:marBottom w:val="0"/>
      <w:divBdr>
        <w:top w:val="none" w:sz="0" w:space="0" w:color="auto"/>
        <w:left w:val="none" w:sz="0" w:space="0" w:color="auto"/>
        <w:bottom w:val="none" w:sz="0" w:space="0" w:color="auto"/>
        <w:right w:val="none" w:sz="0" w:space="0" w:color="auto"/>
      </w:divBdr>
      <w:divsChild>
        <w:div w:id="1011639042">
          <w:marLeft w:val="1166"/>
          <w:marRight w:val="0"/>
          <w:marTop w:val="120"/>
          <w:marBottom w:val="120"/>
          <w:divBdr>
            <w:top w:val="none" w:sz="0" w:space="0" w:color="auto"/>
            <w:left w:val="none" w:sz="0" w:space="0" w:color="auto"/>
            <w:bottom w:val="none" w:sz="0" w:space="0" w:color="auto"/>
            <w:right w:val="none" w:sz="0" w:space="0" w:color="auto"/>
          </w:divBdr>
        </w:div>
      </w:divsChild>
    </w:div>
    <w:div w:id="1589730844">
      <w:bodyDiv w:val="1"/>
      <w:marLeft w:val="0"/>
      <w:marRight w:val="0"/>
      <w:marTop w:val="0"/>
      <w:marBottom w:val="0"/>
      <w:divBdr>
        <w:top w:val="none" w:sz="0" w:space="0" w:color="auto"/>
        <w:left w:val="none" w:sz="0" w:space="0" w:color="auto"/>
        <w:bottom w:val="none" w:sz="0" w:space="0" w:color="auto"/>
        <w:right w:val="none" w:sz="0" w:space="0" w:color="auto"/>
      </w:divBdr>
      <w:divsChild>
        <w:div w:id="165026303">
          <w:marLeft w:val="547"/>
          <w:marRight w:val="0"/>
          <w:marTop w:val="120"/>
          <w:marBottom w:val="0"/>
          <w:divBdr>
            <w:top w:val="none" w:sz="0" w:space="0" w:color="auto"/>
            <w:left w:val="none" w:sz="0" w:space="0" w:color="auto"/>
            <w:bottom w:val="none" w:sz="0" w:space="0" w:color="auto"/>
            <w:right w:val="none" w:sz="0" w:space="0" w:color="auto"/>
          </w:divBdr>
        </w:div>
        <w:div w:id="753667216">
          <w:marLeft w:val="547"/>
          <w:marRight w:val="0"/>
          <w:marTop w:val="120"/>
          <w:marBottom w:val="0"/>
          <w:divBdr>
            <w:top w:val="none" w:sz="0" w:space="0" w:color="auto"/>
            <w:left w:val="none" w:sz="0" w:space="0" w:color="auto"/>
            <w:bottom w:val="none" w:sz="0" w:space="0" w:color="auto"/>
            <w:right w:val="none" w:sz="0" w:space="0" w:color="auto"/>
          </w:divBdr>
        </w:div>
        <w:div w:id="1095590652">
          <w:marLeft w:val="1166"/>
          <w:marRight w:val="0"/>
          <w:marTop w:val="120"/>
          <w:marBottom w:val="0"/>
          <w:divBdr>
            <w:top w:val="none" w:sz="0" w:space="0" w:color="auto"/>
            <w:left w:val="none" w:sz="0" w:space="0" w:color="auto"/>
            <w:bottom w:val="none" w:sz="0" w:space="0" w:color="auto"/>
            <w:right w:val="none" w:sz="0" w:space="0" w:color="auto"/>
          </w:divBdr>
        </w:div>
        <w:div w:id="1585261613">
          <w:marLeft w:val="547"/>
          <w:marRight w:val="0"/>
          <w:marTop w:val="120"/>
          <w:marBottom w:val="0"/>
          <w:divBdr>
            <w:top w:val="none" w:sz="0" w:space="0" w:color="auto"/>
            <w:left w:val="none" w:sz="0" w:space="0" w:color="auto"/>
            <w:bottom w:val="none" w:sz="0" w:space="0" w:color="auto"/>
            <w:right w:val="none" w:sz="0" w:space="0" w:color="auto"/>
          </w:divBdr>
        </w:div>
        <w:div w:id="1943368686">
          <w:marLeft w:val="1166"/>
          <w:marRight w:val="0"/>
          <w:marTop w:val="120"/>
          <w:marBottom w:val="0"/>
          <w:divBdr>
            <w:top w:val="none" w:sz="0" w:space="0" w:color="auto"/>
            <w:left w:val="none" w:sz="0" w:space="0" w:color="auto"/>
            <w:bottom w:val="none" w:sz="0" w:space="0" w:color="auto"/>
            <w:right w:val="none" w:sz="0" w:space="0" w:color="auto"/>
          </w:divBdr>
        </w:div>
      </w:divsChild>
    </w:div>
    <w:div w:id="1607425351">
      <w:bodyDiv w:val="1"/>
      <w:marLeft w:val="0"/>
      <w:marRight w:val="0"/>
      <w:marTop w:val="0"/>
      <w:marBottom w:val="0"/>
      <w:divBdr>
        <w:top w:val="none" w:sz="0" w:space="0" w:color="auto"/>
        <w:left w:val="none" w:sz="0" w:space="0" w:color="auto"/>
        <w:bottom w:val="none" w:sz="0" w:space="0" w:color="auto"/>
        <w:right w:val="none" w:sz="0" w:space="0" w:color="auto"/>
      </w:divBdr>
      <w:divsChild>
        <w:div w:id="526061084">
          <w:marLeft w:val="835"/>
          <w:marRight w:val="0"/>
          <w:marTop w:val="95"/>
          <w:marBottom w:val="0"/>
          <w:divBdr>
            <w:top w:val="none" w:sz="0" w:space="0" w:color="auto"/>
            <w:left w:val="none" w:sz="0" w:space="0" w:color="auto"/>
            <w:bottom w:val="none" w:sz="0" w:space="0" w:color="auto"/>
            <w:right w:val="none" w:sz="0" w:space="0" w:color="auto"/>
          </w:divBdr>
        </w:div>
        <w:div w:id="244654452">
          <w:marLeft w:val="835"/>
          <w:marRight w:val="0"/>
          <w:marTop w:val="95"/>
          <w:marBottom w:val="0"/>
          <w:divBdr>
            <w:top w:val="none" w:sz="0" w:space="0" w:color="auto"/>
            <w:left w:val="none" w:sz="0" w:space="0" w:color="auto"/>
            <w:bottom w:val="none" w:sz="0" w:space="0" w:color="auto"/>
            <w:right w:val="none" w:sz="0" w:space="0" w:color="auto"/>
          </w:divBdr>
        </w:div>
        <w:div w:id="706955396">
          <w:marLeft w:val="835"/>
          <w:marRight w:val="0"/>
          <w:marTop w:val="95"/>
          <w:marBottom w:val="0"/>
          <w:divBdr>
            <w:top w:val="none" w:sz="0" w:space="0" w:color="auto"/>
            <w:left w:val="none" w:sz="0" w:space="0" w:color="auto"/>
            <w:bottom w:val="none" w:sz="0" w:space="0" w:color="auto"/>
            <w:right w:val="none" w:sz="0" w:space="0" w:color="auto"/>
          </w:divBdr>
        </w:div>
        <w:div w:id="959532036">
          <w:marLeft w:val="835"/>
          <w:marRight w:val="0"/>
          <w:marTop w:val="95"/>
          <w:marBottom w:val="0"/>
          <w:divBdr>
            <w:top w:val="none" w:sz="0" w:space="0" w:color="auto"/>
            <w:left w:val="none" w:sz="0" w:space="0" w:color="auto"/>
            <w:bottom w:val="none" w:sz="0" w:space="0" w:color="auto"/>
            <w:right w:val="none" w:sz="0" w:space="0" w:color="auto"/>
          </w:divBdr>
        </w:div>
        <w:div w:id="1802457183">
          <w:marLeft w:val="835"/>
          <w:marRight w:val="0"/>
          <w:marTop w:val="95"/>
          <w:marBottom w:val="0"/>
          <w:divBdr>
            <w:top w:val="none" w:sz="0" w:space="0" w:color="auto"/>
            <w:left w:val="none" w:sz="0" w:space="0" w:color="auto"/>
            <w:bottom w:val="none" w:sz="0" w:space="0" w:color="auto"/>
            <w:right w:val="none" w:sz="0" w:space="0" w:color="auto"/>
          </w:divBdr>
        </w:div>
        <w:div w:id="243297737">
          <w:marLeft w:val="835"/>
          <w:marRight w:val="0"/>
          <w:marTop w:val="95"/>
          <w:marBottom w:val="0"/>
          <w:divBdr>
            <w:top w:val="none" w:sz="0" w:space="0" w:color="auto"/>
            <w:left w:val="none" w:sz="0" w:space="0" w:color="auto"/>
            <w:bottom w:val="none" w:sz="0" w:space="0" w:color="auto"/>
            <w:right w:val="none" w:sz="0" w:space="0" w:color="auto"/>
          </w:divBdr>
        </w:div>
      </w:divsChild>
    </w:div>
    <w:div w:id="1623728999">
      <w:bodyDiv w:val="1"/>
      <w:marLeft w:val="0"/>
      <w:marRight w:val="0"/>
      <w:marTop w:val="0"/>
      <w:marBottom w:val="0"/>
      <w:divBdr>
        <w:top w:val="none" w:sz="0" w:space="0" w:color="auto"/>
        <w:left w:val="none" w:sz="0" w:space="0" w:color="auto"/>
        <w:bottom w:val="none" w:sz="0" w:space="0" w:color="auto"/>
        <w:right w:val="none" w:sz="0" w:space="0" w:color="auto"/>
      </w:divBdr>
      <w:divsChild>
        <w:div w:id="724839596">
          <w:marLeft w:val="547"/>
          <w:marRight w:val="0"/>
          <w:marTop w:val="0"/>
          <w:marBottom w:val="0"/>
          <w:divBdr>
            <w:top w:val="none" w:sz="0" w:space="0" w:color="auto"/>
            <w:left w:val="none" w:sz="0" w:space="0" w:color="auto"/>
            <w:bottom w:val="none" w:sz="0" w:space="0" w:color="auto"/>
            <w:right w:val="none" w:sz="0" w:space="0" w:color="auto"/>
          </w:divBdr>
        </w:div>
      </w:divsChild>
    </w:div>
    <w:div w:id="1638366382">
      <w:bodyDiv w:val="1"/>
      <w:marLeft w:val="0"/>
      <w:marRight w:val="0"/>
      <w:marTop w:val="0"/>
      <w:marBottom w:val="0"/>
      <w:divBdr>
        <w:top w:val="none" w:sz="0" w:space="0" w:color="auto"/>
        <w:left w:val="none" w:sz="0" w:space="0" w:color="auto"/>
        <w:bottom w:val="none" w:sz="0" w:space="0" w:color="auto"/>
        <w:right w:val="none" w:sz="0" w:space="0" w:color="auto"/>
      </w:divBdr>
    </w:div>
    <w:div w:id="1700276294">
      <w:bodyDiv w:val="1"/>
      <w:marLeft w:val="0"/>
      <w:marRight w:val="0"/>
      <w:marTop w:val="0"/>
      <w:marBottom w:val="0"/>
      <w:divBdr>
        <w:top w:val="none" w:sz="0" w:space="0" w:color="auto"/>
        <w:left w:val="none" w:sz="0" w:space="0" w:color="auto"/>
        <w:bottom w:val="none" w:sz="0" w:space="0" w:color="auto"/>
        <w:right w:val="none" w:sz="0" w:space="0" w:color="auto"/>
      </w:divBdr>
    </w:div>
    <w:div w:id="1737629656">
      <w:bodyDiv w:val="1"/>
      <w:marLeft w:val="0"/>
      <w:marRight w:val="0"/>
      <w:marTop w:val="0"/>
      <w:marBottom w:val="0"/>
      <w:divBdr>
        <w:top w:val="none" w:sz="0" w:space="0" w:color="auto"/>
        <w:left w:val="none" w:sz="0" w:space="0" w:color="auto"/>
        <w:bottom w:val="none" w:sz="0" w:space="0" w:color="auto"/>
        <w:right w:val="none" w:sz="0" w:space="0" w:color="auto"/>
      </w:divBdr>
    </w:div>
    <w:div w:id="1741052785">
      <w:bodyDiv w:val="1"/>
      <w:marLeft w:val="0"/>
      <w:marRight w:val="0"/>
      <w:marTop w:val="0"/>
      <w:marBottom w:val="0"/>
      <w:divBdr>
        <w:top w:val="none" w:sz="0" w:space="0" w:color="auto"/>
        <w:left w:val="none" w:sz="0" w:space="0" w:color="auto"/>
        <w:bottom w:val="none" w:sz="0" w:space="0" w:color="auto"/>
        <w:right w:val="none" w:sz="0" w:space="0" w:color="auto"/>
      </w:divBdr>
      <w:divsChild>
        <w:div w:id="1893274288">
          <w:marLeft w:val="1166"/>
          <w:marRight w:val="0"/>
          <w:marTop w:val="120"/>
          <w:marBottom w:val="120"/>
          <w:divBdr>
            <w:top w:val="none" w:sz="0" w:space="0" w:color="auto"/>
            <w:left w:val="none" w:sz="0" w:space="0" w:color="auto"/>
            <w:bottom w:val="none" w:sz="0" w:space="0" w:color="auto"/>
            <w:right w:val="none" w:sz="0" w:space="0" w:color="auto"/>
          </w:divBdr>
        </w:div>
      </w:divsChild>
    </w:div>
    <w:div w:id="1785731009">
      <w:bodyDiv w:val="1"/>
      <w:marLeft w:val="0"/>
      <w:marRight w:val="0"/>
      <w:marTop w:val="0"/>
      <w:marBottom w:val="0"/>
      <w:divBdr>
        <w:top w:val="none" w:sz="0" w:space="0" w:color="auto"/>
        <w:left w:val="none" w:sz="0" w:space="0" w:color="auto"/>
        <w:bottom w:val="none" w:sz="0" w:space="0" w:color="auto"/>
        <w:right w:val="none" w:sz="0" w:space="0" w:color="auto"/>
      </w:divBdr>
      <w:divsChild>
        <w:div w:id="1584073658">
          <w:marLeft w:val="1166"/>
          <w:marRight w:val="0"/>
          <w:marTop w:val="120"/>
          <w:marBottom w:val="120"/>
          <w:divBdr>
            <w:top w:val="none" w:sz="0" w:space="0" w:color="auto"/>
            <w:left w:val="none" w:sz="0" w:space="0" w:color="auto"/>
            <w:bottom w:val="none" w:sz="0" w:space="0" w:color="auto"/>
            <w:right w:val="none" w:sz="0" w:space="0" w:color="auto"/>
          </w:divBdr>
        </w:div>
      </w:divsChild>
    </w:div>
    <w:div w:id="1798258189">
      <w:bodyDiv w:val="1"/>
      <w:marLeft w:val="0"/>
      <w:marRight w:val="0"/>
      <w:marTop w:val="0"/>
      <w:marBottom w:val="0"/>
      <w:divBdr>
        <w:top w:val="none" w:sz="0" w:space="0" w:color="auto"/>
        <w:left w:val="none" w:sz="0" w:space="0" w:color="auto"/>
        <w:bottom w:val="none" w:sz="0" w:space="0" w:color="auto"/>
        <w:right w:val="none" w:sz="0" w:space="0" w:color="auto"/>
      </w:divBdr>
    </w:div>
    <w:div w:id="1823765581">
      <w:bodyDiv w:val="1"/>
      <w:marLeft w:val="0"/>
      <w:marRight w:val="0"/>
      <w:marTop w:val="0"/>
      <w:marBottom w:val="0"/>
      <w:divBdr>
        <w:top w:val="none" w:sz="0" w:space="0" w:color="auto"/>
        <w:left w:val="none" w:sz="0" w:space="0" w:color="auto"/>
        <w:bottom w:val="none" w:sz="0" w:space="0" w:color="auto"/>
        <w:right w:val="none" w:sz="0" w:space="0" w:color="auto"/>
      </w:divBdr>
      <w:divsChild>
        <w:div w:id="280571460">
          <w:marLeft w:val="749"/>
          <w:marRight w:val="0"/>
          <w:marTop w:val="96"/>
          <w:marBottom w:val="0"/>
          <w:divBdr>
            <w:top w:val="none" w:sz="0" w:space="0" w:color="auto"/>
            <w:left w:val="none" w:sz="0" w:space="0" w:color="auto"/>
            <w:bottom w:val="none" w:sz="0" w:space="0" w:color="auto"/>
            <w:right w:val="none" w:sz="0" w:space="0" w:color="auto"/>
          </w:divBdr>
        </w:div>
        <w:div w:id="772358349">
          <w:marLeft w:val="749"/>
          <w:marRight w:val="0"/>
          <w:marTop w:val="96"/>
          <w:marBottom w:val="0"/>
          <w:divBdr>
            <w:top w:val="none" w:sz="0" w:space="0" w:color="auto"/>
            <w:left w:val="none" w:sz="0" w:space="0" w:color="auto"/>
            <w:bottom w:val="none" w:sz="0" w:space="0" w:color="auto"/>
            <w:right w:val="none" w:sz="0" w:space="0" w:color="auto"/>
          </w:divBdr>
        </w:div>
      </w:divsChild>
    </w:div>
    <w:div w:id="1864662808">
      <w:bodyDiv w:val="1"/>
      <w:marLeft w:val="0"/>
      <w:marRight w:val="0"/>
      <w:marTop w:val="0"/>
      <w:marBottom w:val="0"/>
      <w:divBdr>
        <w:top w:val="none" w:sz="0" w:space="0" w:color="auto"/>
        <w:left w:val="none" w:sz="0" w:space="0" w:color="auto"/>
        <w:bottom w:val="none" w:sz="0" w:space="0" w:color="auto"/>
        <w:right w:val="none" w:sz="0" w:space="0" w:color="auto"/>
      </w:divBdr>
    </w:div>
    <w:div w:id="2019501314">
      <w:bodyDiv w:val="1"/>
      <w:marLeft w:val="0"/>
      <w:marRight w:val="0"/>
      <w:marTop w:val="0"/>
      <w:marBottom w:val="0"/>
      <w:divBdr>
        <w:top w:val="none" w:sz="0" w:space="0" w:color="auto"/>
        <w:left w:val="none" w:sz="0" w:space="0" w:color="auto"/>
        <w:bottom w:val="none" w:sz="0" w:space="0" w:color="auto"/>
        <w:right w:val="none" w:sz="0" w:space="0" w:color="auto"/>
      </w:divBdr>
    </w:div>
    <w:div w:id="2052611385">
      <w:bodyDiv w:val="1"/>
      <w:marLeft w:val="0"/>
      <w:marRight w:val="0"/>
      <w:marTop w:val="0"/>
      <w:marBottom w:val="0"/>
      <w:divBdr>
        <w:top w:val="none" w:sz="0" w:space="0" w:color="auto"/>
        <w:left w:val="none" w:sz="0" w:space="0" w:color="auto"/>
        <w:bottom w:val="none" w:sz="0" w:space="0" w:color="auto"/>
        <w:right w:val="none" w:sz="0" w:space="0" w:color="auto"/>
      </w:divBdr>
      <w:divsChild>
        <w:div w:id="1368137056">
          <w:marLeft w:val="835"/>
          <w:marRight w:val="0"/>
          <w:marTop w:val="0"/>
          <w:marBottom w:val="0"/>
          <w:divBdr>
            <w:top w:val="none" w:sz="0" w:space="0" w:color="auto"/>
            <w:left w:val="none" w:sz="0" w:space="0" w:color="auto"/>
            <w:bottom w:val="none" w:sz="0" w:space="0" w:color="auto"/>
            <w:right w:val="none" w:sz="0" w:space="0" w:color="auto"/>
          </w:divBdr>
        </w:div>
        <w:div w:id="1899246572">
          <w:marLeft w:val="835"/>
          <w:marRight w:val="0"/>
          <w:marTop w:val="0"/>
          <w:marBottom w:val="0"/>
          <w:divBdr>
            <w:top w:val="none" w:sz="0" w:space="0" w:color="auto"/>
            <w:left w:val="none" w:sz="0" w:space="0" w:color="auto"/>
            <w:bottom w:val="none" w:sz="0" w:space="0" w:color="auto"/>
            <w:right w:val="none" w:sz="0" w:space="0" w:color="auto"/>
          </w:divBdr>
        </w:div>
        <w:div w:id="1913656181">
          <w:marLeft w:val="835"/>
          <w:marRight w:val="0"/>
          <w:marTop w:val="0"/>
          <w:marBottom w:val="0"/>
          <w:divBdr>
            <w:top w:val="none" w:sz="0" w:space="0" w:color="auto"/>
            <w:left w:val="none" w:sz="0" w:space="0" w:color="auto"/>
            <w:bottom w:val="none" w:sz="0" w:space="0" w:color="auto"/>
            <w:right w:val="none" w:sz="0" w:space="0" w:color="auto"/>
          </w:divBdr>
        </w:div>
        <w:div w:id="1996294006">
          <w:marLeft w:val="835"/>
          <w:marRight w:val="0"/>
          <w:marTop w:val="0"/>
          <w:marBottom w:val="0"/>
          <w:divBdr>
            <w:top w:val="none" w:sz="0" w:space="0" w:color="auto"/>
            <w:left w:val="none" w:sz="0" w:space="0" w:color="auto"/>
            <w:bottom w:val="none" w:sz="0" w:space="0" w:color="auto"/>
            <w:right w:val="none" w:sz="0" w:space="0" w:color="auto"/>
          </w:divBdr>
        </w:div>
      </w:divsChild>
    </w:div>
    <w:div w:id="2066104676">
      <w:bodyDiv w:val="1"/>
      <w:marLeft w:val="0"/>
      <w:marRight w:val="0"/>
      <w:marTop w:val="0"/>
      <w:marBottom w:val="0"/>
      <w:divBdr>
        <w:top w:val="none" w:sz="0" w:space="0" w:color="auto"/>
        <w:left w:val="none" w:sz="0" w:space="0" w:color="auto"/>
        <w:bottom w:val="none" w:sz="0" w:space="0" w:color="auto"/>
        <w:right w:val="none" w:sz="0" w:space="0" w:color="auto"/>
      </w:divBdr>
      <w:divsChild>
        <w:div w:id="876041965">
          <w:marLeft w:val="1166"/>
          <w:marRight w:val="0"/>
          <w:marTop w:val="120"/>
          <w:marBottom w:val="120"/>
          <w:divBdr>
            <w:top w:val="none" w:sz="0" w:space="0" w:color="auto"/>
            <w:left w:val="none" w:sz="0" w:space="0" w:color="auto"/>
            <w:bottom w:val="none" w:sz="0" w:space="0" w:color="auto"/>
            <w:right w:val="none" w:sz="0" w:space="0" w:color="auto"/>
          </w:divBdr>
        </w:div>
        <w:div w:id="1506554550">
          <w:marLeft w:val="1166"/>
          <w:marRight w:val="0"/>
          <w:marTop w:val="120"/>
          <w:marBottom w:val="120"/>
          <w:divBdr>
            <w:top w:val="none" w:sz="0" w:space="0" w:color="auto"/>
            <w:left w:val="none" w:sz="0" w:space="0" w:color="auto"/>
            <w:bottom w:val="none" w:sz="0" w:space="0" w:color="auto"/>
            <w:right w:val="none" w:sz="0" w:space="0" w:color="auto"/>
          </w:divBdr>
        </w:div>
      </w:divsChild>
    </w:div>
    <w:div w:id="2067950471">
      <w:bodyDiv w:val="1"/>
      <w:marLeft w:val="0"/>
      <w:marRight w:val="0"/>
      <w:marTop w:val="0"/>
      <w:marBottom w:val="0"/>
      <w:divBdr>
        <w:top w:val="none" w:sz="0" w:space="0" w:color="auto"/>
        <w:left w:val="none" w:sz="0" w:space="0" w:color="auto"/>
        <w:bottom w:val="none" w:sz="0" w:space="0" w:color="auto"/>
        <w:right w:val="none" w:sz="0" w:space="0" w:color="auto"/>
      </w:divBdr>
      <w:divsChild>
        <w:div w:id="668411029">
          <w:marLeft w:val="1166"/>
          <w:marRight w:val="0"/>
          <w:marTop w:val="120"/>
          <w:marBottom w:val="120"/>
          <w:divBdr>
            <w:top w:val="none" w:sz="0" w:space="0" w:color="auto"/>
            <w:left w:val="none" w:sz="0" w:space="0" w:color="auto"/>
            <w:bottom w:val="none" w:sz="0" w:space="0" w:color="auto"/>
            <w:right w:val="none" w:sz="0" w:space="0" w:color="auto"/>
          </w:divBdr>
        </w:div>
      </w:divsChild>
    </w:div>
    <w:div w:id="2081364021">
      <w:bodyDiv w:val="1"/>
      <w:marLeft w:val="0"/>
      <w:marRight w:val="0"/>
      <w:marTop w:val="0"/>
      <w:marBottom w:val="0"/>
      <w:divBdr>
        <w:top w:val="none" w:sz="0" w:space="0" w:color="auto"/>
        <w:left w:val="none" w:sz="0" w:space="0" w:color="auto"/>
        <w:bottom w:val="none" w:sz="0" w:space="0" w:color="auto"/>
        <w:right w:val="none" w:sz="0" w:space="0" w:color="auto"/>
      </w:divBdr>
      <w:divsChild>
        <w:div w:id="575627911">
          <w:marLeft w:val="1166"/>
          <w:marRight w:val="0"/>
          <w:marTop w:val="120"/>
          <w:marBottom w:val="120"/>
          <w:divBdr>
            <w:top w:val="none" w:sz="0" w:space="0" w:color="auto"/>
            <w:left w:val="none" w:sz="0" w:space="0" w:color="auto"/>
            <w:bottom w:val="none" w:sz="0" w:space="0" w:color="auto"/>
            <w:right w:val="none" w:sz="0" w:space="0" w:color="auto"/>
          </w:divBdr>
        </w:div>
      </w:divsChild>
    </w:div>
    <w:div w:id="2091078610">
      <w:bodyDiv w:val="1"/>
      <w:marLeft w:val="0"/>
      <w:marRight w:val="0"/>
      <w:marTop w:val="0"/>
      <w:marBottom w:val="0"/>
      <w:divBdr>
        <w:top w:val="none" w:sz="0" w:space="0" w:color="auto"/>
        <w:left w:val="none" w:sz="0" w:space="0" w:color="auto"/>
        <w:bottom w:val="none" w:sz="0" w:space="0" w:color="auto"/>
        <w:right w:val="none" w:sz="0" w:space="0" w:color="auto"/>
      </w:divBdr>
      <w:divsChild>
        <w:div w:id="354120730">
          <w:marLeft w:val="1166"/>
          <w:marRight w:val="0"/>
          <w:marTop w:val="0"/>
          <w:marBottom w:val="0"/>
          <w:divBdr>
            <w:top w:val="none" w:sz="0" w:space="0" w:color="auto"/>
            <w:left w:val="none" w:sz="0" w:space="0" w:color="auto"/>
            <w:bottom w:val="none" w:sz="0" w:space="0" w:color="auto"/>
            <w:right w:val="none" w:sz="0" w:space="0" w:color="auto"/>
          </w:divBdr>
        </w:div>
        <w:div w:id="863786594">
          <w:marLeft w:val="1166"/>
          <w:marRight w:val="0"/>
          <w:marTop w:val="0"/>
          <w:marBottom w:val="0"/>
          <w:divBdr>
            <w:top w:val="none" w:sz="0" w:space="0" w:color="auto"/>
            <w:left w:val="none" w:sz="0" w:space="0" w:color="auto"/>
            <w:bottom w:val="none" w:sz="0" w:space="0" w:color="auto"/>
            <w:right w:val="none" w:sz="0" w:space="0" w:color="auto"/>
          </w:divBdr>
        </w:div>
      </w:divsChild>
    </w:div>
    <w:div w:id="2101094893">
      <w:bodyDiv w:val="1"/>
      <w:marLeft w:val="0"/>
      <w:marRight w:val="0"/>
      <w:marTop w:val="0"/>
      <w:marBottom w:val="0"/>
      <w:divBdr>
        <w:top w:val="none" w:sz="0" w:space="0" w:color="auto"/>
        <w:left w:val="none" w:sz="0" w:space="0" w:color="auto"/>
        <w:bottom w:val="none" w:sz="0" w:space="0" w:color="auto"/>
        <w:right w:val="none" w:sz="0" w:space="0" w:color="auto"/>
      </w:divBdr>
      <w:divsChild>
        <w:div w:id="613560663">
          <w:marLeft w:val="835"/>
          <w:marRight w:val="0"/>
          <w:marTop w:val="96"/>
          <w:marBottom w:val="0"/>
          <w:divBdr>
            <w:top w:val="none" w:sz="0" w:space="0" w:color="auto"/>
            <w:left w:val="none" w:sz="0" w:space="0" w:color="auto"/>
            <w:bottom w:val="none" w:sz="0" w:space="0" w:color="auto"/>
            <w:right w:val="none" w:sz="0" w:space="0" w:color="auto"/>
          </w:divBdr>
        </w:div>
        <w:div w:id="1144351143">
          <w:marLeft w:val="835"/>
          <w:marRight w:val="0"/>
          <w:marTop w:val="96"/>
          <w:marBottom w:val="0"/>
          <w:divBdr>
            <w:top w:val="none" w:sz="0" w:space="0" w:color="auto"/>
            <w:left w:val="none" w:sz="0" w:space="0" w:color="auto"/>
            <w:bottom w:val="none" w:sz="0" w:space="0" w:color="auto"/>
            <w:right w:val="none" w:sz="0" w:space="0" w:color="auto"/>
          </w:divBdr>
        </w:div>
        <w:div w:id="1264606776">
          <w:marLeft w:val="835"/>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62111-B022-45BB-9D25-6888D014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PETROVIETNAM GAS COMPANY</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Mông Đức Anh (ĐĐK)</dc:creator>
  <cp:lastModifiedBy>Bùi Duy Hưng (KDK)</cp:lastModifiedBy>
  <cp:revision>5</cp:revision>
  <cp:lastPrinted>2026-10-20T01:53:00Z</cp:lastPrinted>
  <dcterms:created xsi:type="dcterms:W3CDTF">2026-10-26T09:32:00Z</dcterms:created>
  <dcterms:modified xsi:type="dcterms:W3CDTF">2026-10-26T09:50:00Z</dcterms:modified>
</cp:coreProperties>
</file>