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129C" w14:textId="5507F674" w:rsidR="004D24D6" w:rsidRPr="0074719D" w:rsidRDefault="00165C97" w:rsidP="004D24D6">
      <w:pPr>
        <w:pStyle w:val="Title"/>
        <w:spacing w:line="232" w:lineRule="auto"/>
        <w:rPr>
          <w:rFonts w:ascii="Times New Roman" w:hAnsi="Times New Roman"/>
          <w:color w:val="000000" w:themeColor="text1"/>
          <w:sz w:val="26"/>
          <w:szCs w:val="26"/>
        </w:rPr>
      </w:pPr>
      <w:bookmarkStart w:id="0" w:name="_Toc345402052"/>
      <w:bookmarkStart w:id="1" w:name="_Toc282669561"/>
      <w:bookmarkStart w:id="2" w:name="_GoBack"/>
      <w:bookmarkEnd w:id="2"/>
      <w:r>
        <w:rPr>
          <w:rFonts w:ascii="Times New Roman" w:hAnsi="Times New Roman"/>
          <w:noProof/>
          <w:szCs w:val="24"/>
        </w:rPr>
        <mc:AlternateContent>
          <mc:Choice Requires="wps">
            <w:drawing>
              <wp:anchor distT="0" distB="0" distL="114300" distR="114300" simplePos="0" relativeHeight="251660288" behindDoc="0" locked="0" layoutInCell="1" allowOverlap="1" wp14:anchorId="404A94FE" wp14:editId="706BD5A9">
                <wp:simplePos x="0" y="0"/>
                <wp:positionH relativeFrom="column">
                  <wp:posOffset>-394335</wp:posOffset>
                </wp:positionH>
                <wp:positionV relativeFrom="paragraph">
                  <wp:posOffset>232410</wp:posOffset>
                </wp:positionV>
                <wp:extent cx="1333500" cy="457200"/>
                <wp:effectExtent l="0" t="0" r="19050" b="1905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457200"/>
                        </a:xfrm>
                        <a:prstGeom prst="rect">
                          <a:avLst/>
                        </a:prstGeom>
                        <a:solidFill>
                          <a:srgbClr val="FFFFFF"/>
                        </a:solidFill>
                        <a:ln w="12700">
                          <a:solidFill>
                            <a:srgbClr val="000000"/>
                          </a:solidFill>
                          <a:miter lim="800000"/>
                          <a:headEnd/>
                          <a:tailEnd/>
                        </a:ln>
                      </wps:spPr>
                      <wps:txbx>
                        <w:txbxContent>
                          <w:p w14:paraId="0842B0E3" w14:textId="77777777" w:rsidR="00165C97" w:rsidRDefault="00165C97" w:rsidP="00165C97">
                            <w:pPr>
                              <w:jc w:val="center"/>
                              <w:rPr>
                                <w:b/>
                              </w:rPr>
                            </w:pPr>
                            <w:r>
                              <w:rPr>
                                <w:b/>
                              </w:rPr>
                              <w:t>DỰ THẢO</w:t>
                            </w:r>
                          </w:p>
                          <w:p w14:paraId="0188BB6D" w14:textId="77777777" w:rsidR="00165C97" w:rsidRDefault="00165C97" w:rsidP="00165C97">
                            <w:pPr>
                              <w:rPr>
                                <w:rFonts w:asciiTheme="minorHAnsi" w:hAnsiTheme="minorHAnsi"/>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A94FE" id="Rectangle 3" o:spid="_x0000_s1026" style="position:absolute;left:0;text-align:left;margin-left:-31.05pt;margin-top:18.3pt;width:10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" strokeweight="1pt">
                <v:textbox>
                  <w:txbxContent>
                    <w:p w14:paraId="0842B0E3" w14:textId="77777777" w:rsidR="00165C97" w:rsidRDefault="00165C97" w:rsidP="00165C97">
                      <w:pPr>
                        <w:jc w:val="center"/>
                        <w:rPr>
                          <w:b/>
                        </w:rPr>
                      </w:pPr>
                      <w:r>
                        <w:rPr>
                          <w:b/>
                        </w:rPr>
                        <w:t>DỰ THẢO</w:t>
                      </w:r>
                    </w:p>
                    <w:p w14:paraId="0188BB6D" w14:textId="77777777" w:rsidR="00165C97" w:rsidRDefault="00165C97" w:rsidP="00165C97">
                      <w:pPr>
                        <w:rPr>
                          <w:rFonts w:asciiTheme="minorHAnsi" w:hAnsiTheme="minorHAnsi"/>
                          <w:b/>
                          <w:sz w:val="24"/>
                          <w:szCs w:val="24"/>
                        </w:rPr>
                      </w:pPr>
                    </w:p>
                  </w:txbxContent>
                </v:textbox>
              </v:rect>
            </w:pict>
          </mc:Fallback>
        </mc:AlternateContent>
      </w:r>
      <w:r>
        <w:rPr>
          <w:rFonts w:ascii="Times New Roman" w:hAnsi="Times New Roman"/>
          <w:color w:val="000000" w:themeColor="text1"/>
          <w:sz w:val="26"/>
          <w:szCs w:val="26"/>
        </w:rPr>
        <w:t>CỘNG HÒA XÃ HỘI CHỦ NGHĨA VIỆT NAM</w:t>
      </w:r>
    </w:p>
    <w:p w14:paraId="3CF2EF85" w14:textId="1856CD20" w:rsidR="004D24D6" w:rsidRPr="0074719D" w:rsidRDefault="004D24D6" w:rsidP="004D24D6">
      <w:pPr>
        <w:pStyle w:val="Heading2"/>
        <w:spacing w:before="0" w:line="232" w:lineRule="auto"/>
        <w:ind w:left="0"/>
        <w:rPr>
          <w:rFonts w:ascii="Times New Roman" w:hAnsi="Times New Roman"/>
          <w:color w:val="000000" w:themeColor="text1"/>
          <w:sz w:val="26"/>
          <w:szCs w:val="26"/>
        </w:rPr>
      </w:pPr>
      <w:r>
        <w:rPr>
          <w:rFonts w:ascii="Times New Roman" w:hAnsi="Times New Roman"/>
          <w:color w:val="000000" w:themeColor="text1"/>
          <w:sz w:val="26"/>
          <w:szCs w:val="26"/>
        </w:rPr>
        <w:t xml:space="preserve">Độc lập - Tự do - Hạnh phúc</w:t>
      </w:r>
    </w:p>
    <w:p w14:paraId="4EDB9D1A" w14:textId="77777777" w:rsidR="00CE1F96" w:rsidRPr="0074719D" w:rsidRDefault="00F160E4" w:rsidP="008D68BC">
      <w:pPr>
        <w:pStyle w:val="Caption"/>
        <w:ind w:left="0"/>
        <w:jc w:val="both"/>
        <w:rPr>
          <w:rFonts w:ascii="Times New Roman" w:hAnsi="Times New Roman"/>
          <w:color w:val="000000" w:themeColor="text1"/>
          <w:szCs w:val="26"/>
        </w:rPr>
      </w:pPr>
      <w:r>
        <w:rPr>
          <w:rFonts w:ascii="Times New Roman" w:hAnsi="Times New Roman"/>
          <w:noProof/>
          <w:color w:val="000000" w:themeColor="text1"/>
          <w:szCs w:val="26"/>
          <w:lang w:val="vi-VN" w:eastAsia="vi-VN"/>
        </w:rPr>
        <mc:AlternateContent>
          <mc:Choice Requires="wps">
            <w:drawing>
              <wp:anchor distT="4294967295" distB="4294967295" distL="114300" distR="114300" simplePos="0" relativeHeight="251658240" behindDoc="0" locked="0" layoutInCell="1" allowOverlap="1" wp14:anchorId="4E4E6E91" wp14:editId="4780FC01">
                <wp:simplePos x="0" y="0"/>
                <wp:positionH relativeFrom="column">
                  <wp:posOffset>1901189</wp:posOffset>
                </wp:positionH>
                <wp:positionV relativeFrom="paragraph">
                  <wp:posOffset>74930</wp:posOffset>
                </wp:positionV>
                <wp:extent cx="19526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2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0BDE868"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7pt,5.9pt" to="303.4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" strokecolor="black [3213]">
                <o:lock v:ext="edit" shapetype="f"/>
              </v:line>
            </w:pict>
          </mc:Fallback>
        </mc:AlternateContent>
      </w:r>
    </w:p>
    <w:p w14:paraId="5A26DBD7" w14:textId="407F8CA8" w:rsidR="00204DCC" w:rsidRPr="0074719D" w:rsidRDefault="008A758A" w:rsidP="00DB1F55">
      <w:pPr>
        <w:pStyle w:val="Caption"/>
        <w:ind w:left="57"/>
        <w:rPr>
          <w:rFonts w:ascii="Times New Roman" w:hAnsi="Times New Roman"/>
          <w:color w:val="000000" w:themeColor="text1"/>
          <w:szCs w:val="26"/>
        </w:rPr>
      </w:pPr>
      <w:commentRangeStart w:id="101"/>
      <w:r>
        <w:rPr>
          <w:rFonts w:ascii="Times New Roman" w:hAnsi="Times New Roman"/>
          <w:color w:val="000000" w:themeColor="text1"/>
          <w:szCs w:val="26"/>
        </w:rPr>
        <w:t xml:space="preserve">THỎA THUẬN SỬA ĐỔI BỔ SUNG SỐ 02</w:t>
      </w:r>
      <w:commentRangeEnd w:id="101"/>
      <w:r>
        <w:rPr>
          <w:rStyle w:val="CommentReference"/>
        </w:rPr>
        <w:commentReference w:id="101"/>
      </w:r>
    </w:p>
    <w:p w14:paraId="1FCCA871" w14:textId="5226A685" w:rsidR="004D24D6" w:rsidRPr="0074719D" w:rsidRDefault="00510958" w:rsidP="004D24D6">
      <w:pPr>
        <w:pStyle w:val="Caption"/>
        <w:rPr>
          <w:rFonts w:ascii="Times New Roman" w:hAnsi="Times New Roman"/>
          <w:bCs/>
          <w:color w:val="000000" w:themeColor="text1"/>
          <w:szCs w:val="26"/>
        </w:rPr>
      </w:pPr>
      <w:r>
        <w:rPr>
          <w:rFonts w:ascii="Times New Roman" w:hAnsi="Times New Roman"/>
          <w:bCs/>
          <w:color w:val="000000" w:themeColor="text1"/>
          <w:szCs w:val="26"/>
        </w:rPr>
        <w:t xml:space="preserve">CỦA HỢP ĐỒNG MUA BÁN KHÍ THIÊN NHIÊN HÓA LỎNG</w:t>
      </w:r>
      <w:bookmarkEnd w:id="0"/>
      <w:bookmarkEnd w:id="1"/>
    </w:p>
    <w:p w14:paraId="0966A8A8" w14:textId="39793438" w:rsidR="001861A8" w:rsidRPr="0074719D" w:rsidRDefault="001861A8" w:rsidP="001861A8">
      <w:pPr>
        <w:ind w:left="720" w:hanging="720"/>
        <w:jc w:val="center"/>
        <w:rPr>
          <w:bCs/>
        </w:rPr>
      </w:pPr>
      <w:r>
        <w:rPr>
          <w:b/>
          <w:bCs/>
        </w:rPr>
        <w:t xml:space="preserve">Số: 140/2026/PVGASTRADING-PVGASD/B4</w:t>
      </w:r>
    </w:p>
    <w:p w14:paraId="4260F1F3" w14:textId="77777777" w:rsidR="004C1360" w:rsidRPr="0074719D" w:rsidRDefault="004C1360" w:rsidP="00675880">
      <w:pPr>
        <w:spacing w:after="120" w:line="288" w:lineRule="auto"/>
        <w:rPr>
          <w:color w:val="000000" w:themeColor="text1"/>
          <w:lang w:val="sv-SE"/>
        </w:rPr>
      </w:pPr>
      <w:r>
        <w:rPr>
          <w:color w:val="000000" w:themeColor="text1"/>
          <w:lang w:val="sv-SE"/>
        </w:rPr>
        <w:t xml:space="preserve">Căn cứ </w:t>
      </w:r>
      <w:r>
        <w:rPr>
          <w:color w:val="000000" w:themeColor="text1"/>
        </w:rPr>
        <w:t xml:space="preserve">Bộ Luật dân sự số 91/2015/QH13 được Quốc hội ban hành ngày 24/11/2015, có hiệu lực từ 01/</w:t>
      </w:r>
      <w:r>
        <w:rPr>
          <w:color w:val="000000" w:themeColor="text1"/>
          <w:lang w:val="sv-SE"/>
        </w:rPr>
        <w:t>01/2017;</w:t>
      </w:r>
    </w:p>
    <w:p w14:paraId="1C2EC49B" w14:textId="77777777" w:rsidR="004C1360" w:rsidRPr="0074719D" w:rsidRDefault="004C1360" w:rsidP="00675880">
      <w:pPr>
        <w:spacing w:after="120" w:line="288" w:lineRule="auto"/>
        <w:ind w:firstLine="425"/>
        <w:rPr>
          <w:color w:val="000000" w:themeColor="text1"/>
          <w:lang w:val="sv-SE"/>
        </w:rPr>
      </w:pPr>
      <w:commentRangeStart w:id="102"/>
      <w:r>
        <w:rPr>
          <w:color w:val="000000" w:themeColor="text1"/>
          <w:lang w:val="sv-SE"/>
        </w:rPr>
        <w:t xml:space="preserve">Căn cứ Luật Thương mại số 36/2005/QH11 </w:t>
      </w:r>
      <w:del w:id="9001" w:author="huy.dt" w:date="2026-10-27T08:00:00Z">
        <w:r>
          <w:rPr>
            <w:color w:val="000000" w:themeColor="text1"/>
            <w:lang w:val="sv-SE"/>
          </w:rPr>
          <w:delText xml:space="preserve">ngày 27/06/2005</w:delText>
        </w:r>
      </w:del>
      <w:ins w:id="9002" w:author="huy.dt" w:date="2026-10-27T08:00:00Z">
        <w:r>
          <w:rPr>
            <w:color w:val="000000" w:themeColor="text1"/>
            <w:lang w:val="sv-SE"/>
          </w:rPr>
          <w:t xml:space="preserve">ngày 14/06/2005</w:t>
        </w:r>
      </w:ins>
      <w:r>
        <w:rPr>
          <w:color w:val="000000" w:themeColor="text1"/>
          <w:lang w:val="sv-SE"/>
        </w:rPr>
        <w:t xml:space="preserve">, có hiệu lực từ ngày 01/01/2006 của Nước Cộng hòa Xã hội Chủ nghĩa Việt Nam;</w:t>
      </w:r>
      <w:commentRangeEnd w:id="102"/>
      <w:r>
        <w:rPr>
          <w:rStyle w:val="CommentReference"/>
        </w:rPr>
        <w:commentReference w:id="102"/>
      </w:r>
    </w:p>
    <w:p w14:paraId="4939332B" w14:textId="228308C9" w:rsidR="004C1360" w:rsidRDefault="004C1360" w:rsidP="00675880">
      <w:pPr>
        <w:spacing w:after="120" w:line="288" w:lineRule="auto"/>
        <w:ind w:firstLine="425"/>
        <w:rPr>
          <w:color w:val="000000" w:themeColor="text1"/>
          <w:lang w:val="sv-SE"/>
        </w:rPr>
      </w:pPr>
      <w:r>
        <w:rPr>
          <w:color w:val="000000" w:themeColor="text1"/>
          <w:spacing w:val="-4"/>
          <w:lang w:val="sv-SE"/>
        </w:rPr>
        <w:t xml:space="preserve">Căn cứ Nghị định số 87/2018/NĐ-CP về kinh doanh khí, có hiệu lực từ ngày 01/08/2018</w:t>
      </w:r>
      <w:r>
        <w:rPr>
          <w:color w:val="000000" w:themeColor="text1"/>
          <w:lang w:val="sv-SE"/>
        </w:rPr>
        <w:t>;</w:t>
      </w:r>
    </w:p>
    <w:p>
      <w:pPr>
        <w:spacing w:after="120" w:line="288" w:lineRule="auto"/>
        <w:ind w:firstLine="425"/>
        <w:rPr>
          <w:ins w:id="9003" w:author="huy.dt" w:date="2026-10-27T08:00:00Z"/>
          <w:color w:val="000000" w:themeColor="text1"/>
          <w:lang w:val="sv-SE"/>
        </w:rPr>
      </w:pPr>
      <w:ins w:id="9004" w:author="huy.dt" w:date="2026-10-27T08:00:00Z">
        <w:r>
          <w:rPr>
            <w:spacing w:val="-4"/>
            <w:lang w:val="sv-SE"/>
          </w:rPr>
          <w:t xml:space="preserve">Căn cứ Quy chế quản lý hoạt động kinh doanh các sản phẩm khí của Tổng công ty Khí Việt Nam – CTCP ban hành kèm theo Quyết định số 1436/QĐ-KVN ngày 24/09/2026 của Hội đồng quản trị Tổng công ty; Thông báo số 50/TB-KVN ngày 19/10/2026 và Công văn số 2392/KVN-PTKD ngày 20/10/2026 của Tổng công ty về kinh doanh LNG cho khách hàng công nghiệp;</w:t>
        </w:r>
      </w:ins>
    </w:p>
    <w:p w14:paraId="17F4D985" w14:textId="4A04AEF2" w:rsidR="00753625" w:rsidRPr="0074719D" w:rsidRDefault="00753625" w:rsidP="00675880">
      <w:pPr>
        <w:spacing w:after="120" w:line="288" w:lineRule="auto"/>
        <w:ind w:firstLine="425"/>
        <w:rPr>
          <w:color w:val="000000" w:themeColor="text1"/>
          <w:lang w:val="sv-SE"/>
        </w:rPr>
      </w:pPr>
      <w:r>
        <w:rPr>
          <w:color w:val="000000" w:themeColor="text1"/>
          <w:lang w:val="sv-SE"/>
        </w:rPr>
        <w:t xml:space="preserve">Căn cứ Quyết định số 1557/QĐ-KVN ngày 19/10/2026 của Tổng giám đốc Tổng công ty về việc giao nhiệm vụ/</w:t>
      </w:r>
      <w:del w:id="9005" w:author="huy.dt" w:date="2026-10-27T08:00:00Z">
        <w:r>
          <w:rPr>
            <w:color w:val="000000" w:themeColor="text1"/>
            <w:lang w:val="sv-SE"/>
          </w:rPr>
          <w:delText xml:space="preserve">ủy uqyền</w:delText>
        </w:r>
      </w:del>
      <w:ins w:id="9006" w:author="huy.dt" w:date="2026-10-27T08:00:00Z">
        <w:r>
          <w:rPr>
            <w:color w:val="000000" w:themeColor="text1"/>
            <w:lang w:val="sv-SE"/>
          </w:rPr>
          <w:t xml:space="preserve">ủy quyền</w:t>
        </w:r>
      </w:ins>
      <w:r>
        <w:rPr>
          <w:color w:val="000000" w:themeColor="text1"/>
          <w:lang w:val="sv-SE"/>
        </w:rPr>
        <w:t xml:space="preserve"> thực hiện bán LNG cho Công ty con và xuất khẩu LNG;</w:t>
      </w:r>
    </w:p>
    <w:p w14:paraId="20FBDB8C" w14:textId="69B323DC" w:rsidR="00CD14E1" w:rsidRPr="00BB2C94" w:rsidRDefault="00CC7C25" w:rsidP="00675880">
      <w:pPr>
        <w:spacing w:after="120" w:line="288" w:lineRule="auto"/>
        <w:ind w:firstLine="426"/>
        <w:rPr>
          <w:color w:val="000000" w:themeColor="text1"/>
          <w:spacing w:val="-6"/>
          <w:lang w:val="sv-SE"/>
        </w:rPr>
      </w:pPr>
      <w:commentRangeStart w:id="103"/>
      <w:r>
        <w:rPr>
          <w:color w:val="000000" w:themeColor="text1"/>
          <w:spacing w:val="-6"/>
          <w:lang w:val="sv-SE"/>
        </w:rPr>
        <w:t xml:space="preserve">Căn cứ Hợp đồng mua bán khí thiên nhiên hóa lỏng số 140/2026/PVGASTRADING-PVGASD/B4 ký ngày</w:t>
      </w:r>
      <w:r>
        <w:rPr>
          <w:color w:val="000000" w:themeColor="text1"/>
          <w:spacing w:val="-6"/>
          <w:lang w:val="vi-VN"/>
        </w:rPr>
        <w:t xml:space="preserve"> </w:t>
      </w:r>
      <w:del w:id="9007" w:author="huy.dt" w:date="2026-10-27T08:00:00Z">
        <w:r>
          <w:rPr>
            <w:color w:val="000000" w:themeColor="text1"/>
            <w:spacing w:val="-6"/>
            <w:lang w:val="sv-SE"/>
          </w:rPr>
          <w:delText xml:space="preserve">17/04/2026 và các phục lục, văn bản khác đính kèm.</w:delText>
        </w:r>
      </w:del>
      <w:ins w:id="9008" w:author="huy.dt" w:date="2026-10-27T08:00:00Z">
        <w:r>
          <w:rPr>
            <w:color w:val="000000" w:themeColor="text1"/>
            <w:spacing w:val="-6"/>
            <w:lang w:val="sv-SE"/>
          </w:rPr>
          <w:t xml:space="preserve">17/04/2026 và các phụ lục, văn bản khác đính kèm, đặc biệt là Điều 17.1 và Điều 17.3 của Hợp đồng về sửa đổi, bổ sung và chuyển giao quyền, nghĩa vụ;</w:t>
        </w:r>
      </w:ins>
      <w:commentRangeEnd w:id="103"/>
      <w:r>
        <w:rPr>
          <w:rStyle w:val="CommentReference"/>
        </w:rPr>
        <w:commentReference w:id="103"/>
      </w:r>
    </w:p>
    <w:p>
      <w:pPr>
        <w:spacing w:after="120" w:line="288" w:lineRule="auto"/>
        <w:ind w:firstLine="426"/>
        <w:rPr>
          <w:ins w:id="9009" w:author="huy.dt" w:date="2026-10-27T08:00:00Z"/>
          <w:color w:val="000000" w:themeColor="text1"/>
          <w:spacing w:val="-6"/>
          <w:lang w:val="sv-SE"/>
        </w:rPr>
      </w:pPr>
      <w:ins w:id="9010" w:author="huy.dt" w:date="2026-10-27T08:00:00Z">
        <w:r>
          <w:rPr>
            <w:spacing w:val="-6"/>
            <w:lang w:val="sv-SE"/>
          </w:rPr>
          <w:t xml:space="preserve">Căn cứ Công văn số 5047/KDK-KD ngày 21/10/2026 của Bên A về công tác giao nhận LNG từ ngày 01/11/2026 và Biên bản cuộc họp ngày 26/10/2026 giữa Bên A, Bên B và Bên C về bàn giao công tác kinh doanh LNG xe bồn;</w:t>
        </w:r>
      </w:ins>
    </w:p>
    <w:p w14:paraId="28839B92" w14:textId="030A4AA0" w:rsidR="004C1360" w:rsidRPr="0074719D" w:rsidRDefault="004C1360" w:rsidP="00675880">
      <w:pPr>
        <w:spacing w:after="120" w:line="288" w:lineRule="auto"/>
        <w:ind w:left="567" w:hanging="567"/>
        <w:rPr>
          <w:color w:val="000000" w:themeColor="text1"/>
          <w:lang w:val="sv-SE"/>
        </w:rPr>
      </w:pPr>
      <w:r>
        <w:rPr>
          <w:color w:val="000000" w:themeColor="text1"/>
          <w:lang w:val="sv-SE"/>
        </w:rPr>
        <w:t xml:space="preserve">       Hôm nay, ngày     tháng    năm 2026, chúng tôi gồm:</w:t>
      </w:r>
    </w:p>
    <w:p w14:paraId="5BF3F067" w14:textId="77777777" w:rsidR="004C1360" w:rsidRPr="0074719D" w:rsidRDefault="004C1360" w:rsidP="00675880">
      <w:pPr>
        <w:spacing w:after="120" w:line="288" w:lineRule="auto"/>
        <w:ind w:firstLine="0"/>
        <w:rPr>
          <w:b/>
          <w:color w:val="000000" w:themeColor="text1"/>
          <w:lang w:val="sv-SE"/>
        </w:rPr>
      </w:pPr>
      <w:r>
        <w:rPr>
          <w:b/>
          <w:color w:val="000000" w:themeColor="text1"/>
          <w:lang w:val="sv-SE"/>
        </w:rPr>
        <w:t>CHI NHÁNH TỔNG CÔNG TY KHÍ VIỆT NAM – CÔNG TY CỔ PHẦN - CÔNG TY KINH DOANH SẢN PHẨM KHÍ</w:t>
      </w:r>
    </w:p>
    <w:p w14:paraId="385A7A62" w14:textId="5193F8C2" w:rsidR="004C1360" w:rsidRPr="0074719D" w:rsidRDefault="004C1360" w:rsidP="00675880">
      <w:pPr>
        <w:spacing w:after="120" w:line="288" w:lineRule="auto"/>
        <w:ind w:left="720" w:hanging="720"/>
        <w:rPr>
          <w:color w:val="000000" w:themeColor="text1"/>
          <w:lang w:val="sv-SE"/>
        </w:rPr>
      </w:pPr>
      <w:r>
        <w:rPr>
          <w:color w:val="000000" w:themeColor="text1"/>
          <w:lang w:val="sv-SE"/>
        </w:rPr>
        <w:t xml:space="preserve"> (Sau đây được gọi là “BÊN A”)</w:t>
      </w:r>
    </w:p>
    <w:tbl>
      <w:tblPr>
        <w:tblW w:w="9274" w:type="dxa"/>
        <w:tblInd w:w="108" w:type="dxa"/>
        <w:tblLook w:val="01E0" w:firstRow="1" w:lastRow="1" w:firstColumn="1" w:lastColumn="1" w:noHBand="0" w:noVBand="0"/>
      </w:tblPr>
      <w:tblGrid>
        <w:gridCol w:w="2689"/>
        <w:gridCol w:w="430"/>
        <w:gridCol w:w="6155"/>
      </w:tblGrid>
      <w:tr w:rsidR="001A7197" w:rsidRPr="0074719D" w14:paraId="65A7911E" w14:textId="77777777" w:rsidTr="002F12CC">
        <w:trPr>
          <w:trHeight w:val="557"/>
        </w:trPr>
        <w:tc>
          <w:tcPr>
            <w:tcW w:w="2689" w:type="dxa"/>
            <w:vAlign w:val="center"/>
          </w:tcPr>
          <w:p w14:paraId="0215C8B6" w14:textId="77777777" w:rsidR="004C1360" w:rsidRPr="0074719D" w:rsidRDefault="004C1360" w:rsidP="005F7339">
            <w:pPr>
              <w:spacing w:before="0" w:after="40" w:line="276" w:lineRule="auto"/>
              <w:ind w:left="720" w:hanging="720"/>
              <w:rPr>
                <w:color w:val="000000" w:themeColor="text1"/>
              </w:rPr>
            </w:pPr>
            <w:r>
              <w:rPr>
                <w:color w:val="000000" w:themeColor="text1"/>
              </w:rPr>
              <w:t xml:space="preserve">Địa chỉ</w:t>
            </w:r>
          </w:p>
        </w:tc>
        <w:tc>
          <w:tcPr>
            <w:tcW w:w="430" w:type="dxa"/>
            <w:vAlign w:val="center"/>
          </w:tcPr>
          <w:p w14:paraId="18C1B00F"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598BDCEF" w14:textId="4C1940EC" w:rsidR="004C1360" w:rsidRPr="0074719D" w:rsidRDefault="004C1360" w:rsidP="005F7339">
            <w:pPr>
              <w:spacing w:before="0" w:after="40" w:line="276" w:lineRule="auto"/>
              <w:ind w:hanging="38"/>
              <w:rPr>
                <w:color w:val="000000" w:themeColor="text1"/>
              </w:rPr>
            </w:pPr>
            <w:r>
              <w:rPr>
                <w:color w:val="000000" w:themeColor="text1"/>
              </w:rPr>
              <w:t xml:space="preserve">Lầu 11, PV GAS Tower, 673 Nguyễn Hữu Thọ, Xã Nhà Bè, Thành phố Hồ Chí Minh.</w:t>
            </w:r>
          </w:p>
        </w:tc>
      </w:tr>
      <w:tr w:rsidR="001A7197" w:rsidRPr="0074719D" w14:paraId="3B86742F" w14:textId="77777777" w:rsidTr="002F12CC">
        <w:trPr>
          <w:trHeight w:val="300"/>
        </w:trPr>
        <w:tc>
          <w:tcPr>
            <w:tcW w:w="2689" w:type="dxa"/>
            <w:vAlign w:val="center"/>
          </w:tcPr>
          <w:p w14:paraId="687712FF" w14:textId="77777777" w:rsidR="004C1360" w:rsidRPr="0074719D" w:rsidRDefault="004C1360" w:rsidP="005F7339">
            <w:pPr>
              <w:spacing w:before="0" w:after="40" w:line="276" w:lineRule="auto"/>
              <w:ind w:left="720" w:hanging="720"/>
              <w:rPr>
                <w:color w:val="000000" w:themeColor="text1"/>
              </w:rPr>
            </w:pPr>
            <w:r>
              <w:rPr>
                <w:color w:val="000000" w:themeColor="text1"/>
              </w:rPr>
              <w:t xml:space="preserve">Điện thoại</w:t>
            </w:r>
          </w:p>
        </w:tc>
        <w:tc>
          <w:tcPr>
            <w:tcW w:w="430" w:type="dxa"/>
            <w:vAlign w:val="center"/>
          </w:tcPr>
          <w:p w14:paraId="3B20BE71"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7236CDEA" w14:textId="77777777" w:rsidR="004C1360" w:rsidRPr="0074719D" w:rsidRDefault="004C1360" w:rsidP="005F7339">
            <w:pPr>
              <w:spacing w:before="0" w:after="40" w:line="276" w:lineRule="auto"/>
              <w:ind w:left="720" w:hanging="720"/>
              <w:rPr>
                <w:color w:val="000000" w:themeColor="text1"/>
              </w:rPr>
            </w:pPr>
            <w:r>
              <w:rPr>
                <w:color w:val="000000" w:themeColor="text1"/>
              </w:rPr>
              <w:t>028.37840220</w:t>
            </w:r>
          </w:p>
        </w:tc>
      </w:tr>
      <w:tr w:rsidR="001A7197" w:rsidRPr="0074719D" w14:paraId="331BD894" w14:textId="77777777" w:rsidTr="002F12CC">
        <w:trPr>
          <w:trHeight w:val="300"/>
        </w:trPr>
        <w:tc>
          <w:tcPr>
            <w:tcW w:w="2689" w:type="dxa"/>
            <w:vAlign w:val="center"/>
          </w:tcPr>
          <w:p w14:paraId="3023F163" w14:textId="77777777" w:rsidR="004C1360" w:rsidRPr="0074719D" w:rsidRDefault="004C1360" w:rsidP="005F7339">
            <w:pPr>
              <w:spacing w:before="0" w:after="40" w:line="276" w:lineRule="auto"/>
              <w:ind w:left="720" w:hanging="720"/>
              <w:rPr>
                <w:color w:val="000000" w:themeColor="text1"/>
              </w:rPr>
            </w:pPr>
            <w:r>
              <w:rPr>
                <w:color w:val="000000" w:themeColor="text1"/>
              </w:rPr>
              <w:t>Fax</w:t>
            </w:r>
          </w:p>
        </w:tc>
        <w:tc>
          <w:tcPr>
            <w:tcW w:w="430" w:type="dxa"/>
            <w:vAlign w:val="center"/>
          </w:tcPr>
          <w:p w14:paraId="6DF03349"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32EC6CEF" w14:textId="77777777" w:rsidR="004C1360" w:rsidRPr="0074719D" w:rsidRDefault="004C1360" w:rsidP="005F7339">
            <w:pPr>
              <w:spacing w:before="0" w:after="40" w:line="276" w:lineRule="auto"/>
              <w:ind w:left="720" w:hanging="720"/>
              <w:rPr>
                <w:color w:val="000000" w:themeColor="text1"/>
              </w:rPr>
            </w:pPr>
            <w:r>
              <w:rPr>
                <w:color w:val="000000" w:themeColor="text1"/>
              </w:rPr>
              <w:t>028.37840215</w:t>
            </w:r>
          </w:p>
        </w:tc>
      </w:tr>
      <w:tr w:rsidR="001A7197" w:rsidRPr="0074719D" w14:paraId="500BDC1D" w14:textId="77777777" w:rsidTr="002F12CC">
        <w:trPr>
          <w:trHeight w:val="300"/>
        </w:trPr>
        <w:tc>
          <w:tcPr>
            <w:tcW w:w="2689" w:type="dxa"/>
            <w:vAlign w:val="center"/>
          </w:tcPr>
          <w:p w14:paraId="4E5071BE" w14:textId="77777777" w:rsidR="004C1360" w:rsidRPr="0074719D" w:rsidRDefault="004C1360" w:rsidP="005F7339">
            <w:pPr>
              <w:spacing w:before="0" w:after="40" w:line="276" w:lineRule="auto"/>
              <w:ind w:left="720" w:right="-42" w:hanging="720"/>
              <w:rPr>
                <w:color w:val="000000" w:themeColor="text1"/>
              </w:rPr>
            </w:pPr>
            <w:r>
              <w:rPr>
                <w:color w:val="000000" w:themeColor="text1"/>
              </w:rPr>
              <w:t xml:space="preserve">Tài khoản tiền Việt</w:t>
            </w:r>
          </w:p>
        </w:tc>
        <w:tc>
          <w:tcPr>
            <w:tcW w:w="430" w:type="dxa"/>
            <w:vAlign w:val="center"/>
          </w:tcPr>
          <w:p w14:paraId="7F2866E7"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4C00A6CD" w14:textId="77777777" w:rsidR="004C1360" w:rsidRPr="0074719D" w:rsidRDefault="004C1360" w:rsidP="005F7339">
            <w:pPr>
              <w:spacing w:before="0" w:after="40" w:line="276" w:lineRule="auto"/>
              <w:ind w:left="720" w:hanging="720"/>
              <w:rPr>
                <w:color w:val="000000" w:themeColor="text1"/>
              </w:rPr>
            </w:pPr>
            <w:r>
              <w:rPr>
                <w:color w:val="000000" w:themeColor="text1"/>
              </w:rPr>
              <w:t>0721005161653</w:t>
            </w:r>
          </w:p>
        </w:tc>
      </w:tr>
      <w:tr w:rsidR="001A7197" w:rsidRPr="0074719D" w14:paraId="001A6339" w14:textId="77777777" w:rsidTr="004075AE">
        <w:trPr>
          <w:trHeight w:val="300"/>
        </w:trPr>
        <w:tc>
          <w:tcPr>
            <w:tcW w:w="2689" w:type="dxa"/>
          </w:tcPr>
          <w:p w14:paraId="720835F9"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 xml:space="preserve">Ngân hàng</w:t>
            </w:r>
          </w:p>
        </w:tc>
        <w:tc>
          <w:tcPr>
            <w:tcW w:w="430" w:type="dxa"/>
          </w:tcPr>
          <w:p w14:paraId="400B91CF"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w:t>
            </w:r>
          </w:p>
        </w:tc>
        <w:tc>
          <w:tcPr>
            <w:tcW w:w="6155" w:type="dxa"/>
          </w:tcPr>
          <w:p w14:paraId="16E591E3" w14:textId="2207ECA8" w:rsidR="004C1360" w:rsidRPr="0074719D" w:rsidRDefault="00851AF2" w:rsidP="005F7339">
            <w:pPr>
              <w:spacing w:before="0" w:after="40" w:line="276" w:lineRule="auto"/>
              <w:ind w:firstLine="0"/>
              <w:jc w:val="left"/>
              <w:rPr>
                <w:color w:val="000000" w:themeColor="text1"/>
              </w:rPr>
            </w:pPr>
            <w:r>
              <w:rPr>
                <w:color w:val="000000" w:themeColor="text1"/>
              </w:rPr>
              <w:t xml:space="preserve">TMCP Ngoại thương Việt Nam – Chi nhánh Kỳ Đồng Thành phố Hồ Chí Minh</w:t>
            </w:r>
          </w:p>
        </w:tc>
      </w:tr>
      <w:tr w:rsidR="001A7197" w:rsidRPr="0074719D" w14:paraId="6CD1842A" w14:textId="77777777" w:rsidTr="004075AE">
        <w:trPr>
          <w:trHeight w:val="300"/>
        </w:trPr>
        <w:tc>
          <w:tcPr>
            <w:tcW w:w="2689" w:type="dxa"/>
          </w:tcPr>
          <w:p w14:paraId="0F5D2633"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 xml:space="preserve">Mã số thuế</w:t>
            </w:r>
          </w:p>
        </w:tc>
        <w:tc>
          <w:tcPr>
            <w:tcW w:w="430" w:type="dxa"/>
          </w:tcPr>
          <w:p w14:paraId="038F379E"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w:t>
            </w:r>
          </w:p>
        </w:tc>
        <w:tc>
          <w:tcPr>
            <w:tcW w:w="6155" w:type="dxa"/>
          </w:tcPr>
          <w:p w14:paraId="28555603"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3500102710-023</w:t>
            </w:r>
          </w:p>
        </w:tc>
      </w:tr>
      <w:tr w:rsidR="001A7197" w:rsidRPr="0074719D" w14:paraId="580BCB14" w14:textId="77777777" w:rsidTr="004075AE">
        <w:trPr>
          <w:trHeight w:val="300"/>
        </w:trPr>
        <w:tc>
          <w:tcPr>
            <w:tcW w:w="2689" w:type="dxa"/>
          </w:tcPr>
          <w:p w14:paraId="3CC831D3" w14:textId="77777777" w:rsidR="004C1360" w:rsidRPr="0074719D" w:rsidRDefault="004C1360" w:rsidP="005F7339">
            <w:pPr>
              <w:spacing w:before="0" w:after="40" w:line="276" w:lineRule="auto"/>
              <w:ind w:left="720" w:hanging="720"/>
              <w:jc w:val="left"/>
              <w:rPr>
                <w:color w:val="000000" w:themeColor="text1"/>
              </w:rPr>
            </w:pPr>
            <w:del w:id="9011" w:author="huy.dt" w:date="2026-10-27T08:00:00Z">
              <w:r>
                <w:rPr>
                  <w:color w:val="000000" w:themeColor="text1"/>
                </w:rPr>
                <w:delText xml:space="preserve">Đại điện bởi</w:delText>
              </w:r>
            </w:del>
            <w:ins w:id="9012" w:author="huy.dt" w:date="2026-10-27T08:00:00Z">
              <w:r>
                <w:rPr>
                  <w:color w:val="000000" w:themeColor="text1"/>
                </w:rPr>
                <w:t xml:space="preserve">Đại diện bởi</w:t>
              </w:r>
            </w:ins>
          </w:p>
        </w:tc>
        <w:tc>
          <w:tcPr>
            <w:tcW w:w="430" w:type="dxa"/>
          </w:tcPr>
          <w:p w14:paraId="672C3B26"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w:t>
            </w:r>
          </w:p>
        </w:tc>
        <w:tc>
          <w:tcPr>
            <w:tcW w:w="6155" w:type="dxa"/>
          </w:tcPr>
          <w:p w14:paraId="26E6164B" w14:textId="04C519B0" w:rsidR="004C1360" w:rsidRPr="0074719D" w:rsidRDefault="004C1360" w:rsidP="005F7339">
            <w:pPr>
              <w:spacing w:before="0" w:after="40" w:line="276" w:lineRule="auto"/>
              <w:ind w:left="720" w:hanging="720"/>
              <w:jc w:val="left"/>
              <w:rPr>
                <w:b/>
                <w:color w:val="000000" w:themeColor="text1"/>
                <w:lang w:val="vi-VN"/>
              </w:rPr>
            </w:pPr>
            <w:r>
              <w:rPr>
                <w:color w:val="000000" w:themeColor="text1"/>
              </w:rPr>
              <w:t xml:space="preserve">Ông </w:t>
            </w:r>
            <w:r>
              <w:rPr>
                <w:b/>
                <w:color w:val="000000" w:themeColor="text1"/>
              </w:rPr>
              <w:t>Bùi Văn Trang</w:t>
            </w:r>
          </w:p>
          <w:p w14:paraId="63F20DE4" w14:textId="3E6696F8" w:rsidR="00EF0804" w:rsidRPr="0074719D" w:rsidRDefault="00EF0804" w:rsidP="005F7339">
            <w:pPr>
              <w:spacing w:before="0" w:after="40" w:line="276" w:lineRule="auto"/>
              <w:ind w:left="720" w:hanging="720"/>
              <w:jc w:val="left"/>
              <w:rPr>
                <w:color w:val="000000" w:themeColor="text1"/>
                <w:lang w:val="vi-VN"/>
              </w:rPr>
            </w:pPr>
            <w:r>
              <w:rPr>
                <w:color w:val="000000" w:themeColor="text1"/>
                <w:lang w:val="vi-VN"/>
              </w:rPr>
              <w:t xml:space="preserve">(Ủy quyền số: 75/UQ-KDK ngày 15/12/2025)</w:t>
            </w:r>
          </w:p>
        </w:tc>
      </w:tr>
      <w:tr w:rsidR="001A7197" w:rsidRPr="0074719D" w14:paraId="70908B5A" w14:textId="77777777" w:rsidTr="002F12CC">
        <w:trPr>
          <w:trHeight w:val="300"/>
        </w:trPr>
        <w:tc>
          <w:tcPr>
            <w:tcW w:w="2689" w:type="dxa"/>
            <w:vAlign w:val="center"/>
          </w:tcPr>
          <w:p w14:paraId="577AA3A4" w14:textId="77777777" w:rsidR="004C1360" w:rsidRPr="0074719D" w:rsidRDefault="004C1360" w:rsidP="005F7339">
            <w:pPr>
              <w:spacing w:before="0" w:after="40" w:line="276" w:lineRule="auto"/>
              <w:ind w:left="720" w:hanging="720"/>
              <w:rPr>
                <w:color w:val="000000" w:themeColor="text1"/>
              </w:rPr>
            </w:pPr>
            <w:r>
              <w:rPr>
                <w:color w:val="000000" w:themeColor="text1"/>
              </w:rPr>
              <w:t xml:space="preserve">Chức vụ</w:t>
            </w:r>
          </w:p>
        </w:tc>
        <w:tc>
          <w:tcPr>
            <w:tcW w:w="430" w:type="dxa"/>
            <w:vAlign w:val="center"/>
          </w:tcPr>
          <w:p w14:paraId="16E4C191"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60E29C3C" w14:textId="77777777" w:rsidR="004C1360" w:rsidRPr="0074719D" w:rsidRDefault="00A579C7" w:rsidP="005F7339">
            <w:pPr>
              <w:spacing w:before="0" w:after="40" w:line="276" w:lineRule="auto"/>
              <w:ind w:left="720" w:hanging="720"/>
              <w:rPr>
                <w:color w:val="000000" w:themeColor="text1"/>
              </w:rPr>
            </w:pPr>
            <w:r>
              <w:rPr>
                <w:color w:val="000000" w:themeColor="text1"/>
              </w:rPr>
              <w:t xml:space="preserve">Phó Giám đốc</w:t>
            </w:r>
          </w:p>
        </w:tc>
      </w:tr>
    </w:tbl>
    <w:p w14:paraId="1BAC7CD1" w14:textId="77777777" w:rsidR="00675880" w:rsidRPr="0074719D" w:rsidRDefault="00675880" w:rsidP="00675880">
      <w:pPr>
        <w:spacing w:before="0" w:line="276" w:lineRule="auto"/>
        <w:ind w:firstLine="0"/>
        <w:rPr>
          <w:b/>
          <w:color w:val="000000" w:themeColor="text1"/>
        </w:rPr>
      </w:pPr>
    </w:p>
    <w:p w14:paraId="743EE890" w14:textId="605E3E95" w:rsidR="001861A8" w:rsidRPr="0074719D" w:rsidRDefault="00254F9B" w:rsidP="005F7339">
      <w:pPr>
        <w:spacing w:before="0" w:line="276" w:lineRule="auto"/>
        <w:ind w:left="90" w:hanging="90"/>
        <w:rPr>
          <w:b/>
          <w:color w:val="000000" w:themeColor="text1"/>
        </w:rPr>
      </w:pPr>
      <w:r>
        <w:rPr>
          <w:b/>
          <w:color w:val="000000" w:themeColor="text1"/>
        </w:rPr>
        <w:t>CÔNG TY CỔ PHẦN PHÂN PHỐI KHÍ THẤP ÁP DẦU KHÍ VIỆT NAM</w:t>
      </w:r>
    </w:p>
    <w:p w14:paraId="2C6CD9AB" w14:textId="24FEC5C6" w:rsidR="001861A8" w:rsidRPr="0074719D" w:rsidRDefault="001861A8" w:rsidP="005F7339">
      <w:pPr>
        <w:spacing w:before="0" w:line="276" w:lineRule="auto"/>
        <w:ind w:left="90" w:hanging="90"/>
        <w:rPr>
          <w:b/>
          <w:color w:val="000000" w:themeColor="text1"/>
          <w:lang w:val="vi-VN"/>
        </w:rPr>
      </w:pPr>
      <w:r>
        <w:rPr>
          <w:color w:val="000000" w:themeColor="text1"/>
          <w:lang w:val="vi-VN"/>
        </w:rPr>
        <w:t xml:space="preserve">(Sau đây được gọi là “BÊN </w:t>
      </w:r>
      <w:r>
        <w:rPr>
          <w:color w:val="000000" w:themeColor="text1"/>
        </w:rPr>
        <w:t>B</w:t>
      </w:r>
      <w:r>
        <w:rPr>
          <w:color w:val="000000" w:themeColor="text1"/>
          <w:lang w:val="vi-VN"/>
        </w:rPr>
        <w:t>”)</w:t>
      </w:r>
    </w:p>
    <w:tbl>
      <w:tblPr>
        <w:tblW w:w="9356" w:type="dxa"/>
        <w:tblInd w:w="108" w:type="dxa"/>
        <w:tblLook w:val="01E0" w:firstRow="1" w:lastRow="1" w:firstColumn="1" w:lastColumn="1" w:noHBand="0" w:noVBand="0"/>
      </w:tblPr>
      <w:tblGrid>
        <w:gridCol w:w="2694"/>
        <w:gridCol w:w="425"/>
        <w:gridCol w:w="6237"/>
      </w:tblGrid>
      <w:tr w:rsidR="001861A8" w:rsidRPr="0074719D" w14:paraId="6BD9CAA4" w14:textId="77777777" w:rsidTr="009F2A87">
        <w:tc>
          <w:tcPr>
            <w:tcW w:w="2694" w:type="dxa"/>
            <w:hideMark/>
          </w:tcPr>
          <w:p w14:paraId="66E74A9D" w14:textId="77777777" w:rsidR="001861A8" w:rsidRPr="0074719D" w:rsidRDefault="001861A8" w:rsidP="005F7339">
            <w:pPr>
              <w:spacing w:before="0" w:line="276" w:lineRule="auto"/>
              <w:ind w:left="720" w:hanging="720"/>
              <w:rPr>
                <w:color w:val="000000" w:themeColor="text1"/>
              </w:rPr>
            </w:pPr>
            <w:r>
              <w:rPr>
                <w:color w:val="000000" w:themeColor="text1"/>
              </w:rPr>
              <w:lastRenderedPageBreak/>
              <w:t xml:space="preserve">Địa chỉ</w:t>
            </w:r>
          </w:p>
        </w:tc>
        <w:tc>
          <w:tcPr>
            <w:tcW w:w="425" w:type="dxa"/>
            <w:hideMark/>
          </w:tcPr>
          <w:p w14:paraId="52264C8A" w14:textId="77777777" w:rsidR="001861A8" w:rsidRPr="0074719D" w:rsidRDefault="001861A8" w:rsidP="005F7339">
            <w:pPr>
              <w:spacing w:before="0" w:line="276" w:lineRule="auto"/>
              <w:ind w:left="720" w:hanging="720"/>
              <w:rPr>
                <w:color w:val="000000" w:themeColor="text1"/>
              </w:rPr>
            </w:pPr>
            <w:r>
              <w:rPr>
                <w:color w:val="000000" w:themeColor="text1"/>
              </w:rPr>
              <w:t>:</w:t>
            </w:r>
          </w:p>
        </w:tc>
        <w:tc>
          <w:tcPr>
            <w:tcW w:w="6237" w:type="dxa"/>
            <w:hideMark/>
          </w:tcPr>
          <w:p w14:paraId="22532C5E" w14:textId="78F99B59" w:rsidR="001861A8" w:rsidRPr="0074719D" w:rsidRDefault="00254F9B" w:rsidP="005F7339">
            <w:pPr>
              <w:spacing w:before="0" w:line="276" w:lineRule="auto"/>
              <w:ind w:firstLine="0"/>
              <w:rPr>
                <w:color w:val="000000" w:themeColor="text1"/>
              </w:rPr>
            </w:pPr>
            <w:r>
              <w:rPr>
                <w:color w:val="000000" w:themeColor="text1"/>
              </w:rPr>
              <w:t xml:space="preserve">Lầu 7, Tòa nhà PV GAS</w:t>
            </w:r>
            <w:r>
              <w:rPr>
                <w:color w:val="000000" w:themeColor="text1"/>
                <w:lang w:val="vi-VN"/>
              </w:rPr>
              <w:t xml:space="preserve"> Tower</w:t>
            </w:r>
            <w:r>
              <w:rPr>
                <w:color w:val="000000" w:themeColor="text1"/>
              </w:rPr>
              <w:t xml:space="preserve">, 673 Nguyễn Hữu Thọ, xã Nhà Bè, Thành</w:t>
            </w:r>
            <w:r>
              <w:rPr>
                <w:color w:val="000000" w:themeColor="text1"/>
                <w:lang w:val="vi-VN"/>
              </w:rPr>
              <w:t xml:space="preserve"> phố</w:t>
            </w:r>
            <w:r>
              <w:rPr>
                <w:color w:val="000000" w:themeColor="text1"/>
              </w:rPr>
              <w:t xml:space="preserve"> Hồ Chí Minh</w:t>
            </w:r>
          </w:p>
        </w:tc>
      </w:tr>
      <w:tr w:rsidR="001861A8" w:rsidRPr="0074719D" w14:paraId="7A00CDEF" w14:textId="77777777" w:rsidTr="009F2A87">
        <w:tc>
          <w:tcPr>
            <w:tcW w:w="2694" w:type="dxa"/>
            <w:hideMark/>
          </w:tcPr>
          <w:p w14:paraId="1D3FF422" w14:textId="77777777" w:rsidR="001861A8" w:rsidRPr="0074719D" w:rsidRDefault="001861A8" w:rsidP="005F7339">
            <w:pPr>
              <w:spacing w:before="0" w:line="276" w:lineRule="auto"/>
              <w:ind w:left="720" w:hanging="720"/>
              <w:rPr>
                <w:color w:val="000000" w:themeColor="text1"/>
              </w:rPr>
            </w:pPr>
            <w:r>
              <w:rPr>
                <w:color w:val="000000" w:themeColor="text1"/>
              </w:rPr>
              <w:t xml:space="preserve">Điện thoại</w:t>
            </w:r>
          </w:p>
        </w:tc>
        <w:tc>
          <w:tcPr>
            <w:tcW w:w="425" w:type="dxa"/>
            <w:hideMark/>
          </w:tcPr>
          <w:p w14:paraId="39858E40" w14:textId="77777777" w:rsidR="001861A8" w:rsidRPr="0074719D" w:rsidRDefault="001861A8" w:rsidP="005F7339">
            <w:pPr>
              <w:spacing w:before="0" w:line="276" w:lineRule="auto"/>
              <w:ind w:left="720" w:hanging="720"/>
              <w:rPr>
                <w:color w:val="000000" w:themeColor="text1"/>
              </w:rPr>
            </w:pPr>
            <w:r>
              <w:rPr>
                <w:color w:val="000000" w:themeColor="text1"/>
              </w:rPr>
              <w:t>:</w:t>
            </w:r>
          </w:p>
        </w:tc>
        <w:tc>
          <w:tcPr>
            <w:tcW w:w="6237" w:type="dxa"/>
            <w:hideMark/>
          </w:tcPr>
          <w:p w14:paraId="19FD5C84" w14:textId="54F14F05" w:rsidR="00FB51A0" w:rsidRPr="0074719D" w:rsidRDefault="00254F9B" w:rsidP="005F7339">
            <w:pPr>
              <w:spacing w:before="0" w:line="276" w:lineRule="auto"/>
              <w:ind w:left="720" w:hanging="720"/>
              <w:rPr>
                <w:color w:val="000000" w:themeColor="text1"/>
              </w:rPr>
            </w:pPr>
            <w:r>
              <w:rPr>
                <w:color w:val="000000" w:themeColor="text1"/>
                <w:lang w:val="fr-FR"/>
              </w:rPr>
              <w:t>(84-28) 3784 0445</w:t>
            </w:r>
          </w:p>
          <w:p w14:paraId="4E501BDE" w14:textId="7249F308" w:rsidR="001861A8" w:rsidRPr="0074719D" w:rsidRDefault="001861A8" w:rsidP="005F7339">
            <w:pPr>
              <w:spacing w:line="276" w:lineRule="auto"/>
            </w:pPr>
          </w:p>
        </w:tc>
      </w:tr>
      <w:tr w:rsidR="001861A8" w:rsidRPr="0074719D" w14:paraId="2ED9A4FC" w14:textId="77777777" w:rsidTr="009F2A87">
        <w:tc>
          <w:tcPr>
            <w:tcW w:w="2694" w:type="dxa"/>
            <w:hideMark/>
          </w:tcPr>
          <w:p w14:paraId="0BE93D11" w14:textId="77777777" w:rsidR="001861A8" w:rsidRPr="0074719D" w:rsidRDefault="001861A8" w:rsidP="005F7339">
            <w:pPr>
              <w:spacing w:before="0" w:line="276" w:lineRule="auto"/>
              <w:ind w:left="720" w:hanging="720"/>
              <w:rPr>
                <w:color w:val="000000" w:themeColor="text1"/>
              </w:rPr>
            </w:pPr>
            <w:r>
              <w:rPr>
                <w:color w:val="000000" w:themeColor="text1"/>
              </w:rPr>
              <w:t>Fax</w:t>
            </w:r>
          </w:p>
        </w:tc>
        <w:tc>
          <w:tcPr>
            <w:tcW w:w="425" w:type="dxa"/>
            <w:hideMark/>
          </w:tcPr>
          <w:p w14:paraId="0DD876BE" w14:textId="77777777" w:rsidR="001861A8" w:rsidRPr="0074719D" w:rsidRDefault="001861A8" w:rsidP="005F7339">
            <w:pPr>
              <w:spacing w:before="0" w:line="276" w:lineRule="auto"/>
              <w:ind w:left="720" w:hanging="720"/>
              <w:rPr>
                <w:color w:val="000000" w:themeColor="text1"/>
              </w:rPr>
            </w:pPr>
            <w:r>
              <w:rPr>
                <w:color w:val="000000" w:themeColor="text1"/>
              </w:rPr>
              <w:t>:</w:t>
            </w:r>
          </w:p>
          <w:p w14:paraId="44500807" w14:textId="77777777" w:rsidR="001861A8" w:rsidRPr="0074719D" w:rsidRDefault="001861A8" w:rsidP="005F7339">
            <w:pPr>
              <w:spacing w:before="0" w:line="276" w:lineRule="auto"/>
              <w:ind w:left="720" w:hanging="720"/>
              <w:rPr>
                <w:color w:val="000000" w:themeColor="text1"/>
              </w:rPr>
            </w:pPr>
          </w:p>
        </w:tc>
        <w:tc>
          <w:tcPr>
            <w:tcW w:w="6237" w:type="dxa"/>
            <w:hideMark/>
          </w:tcPr>
          <w:p w14:paraId="4D50C670" w14:textId="6CC976F5" w:rsidR="001861A8" w:rsidRPr="0074719D" w:rsidRDefault="00254F9B" w:rsidP="005F7339">
            <w:pPr>
              <w:spacing w:before="0" w:line="276" w:lineRule="auto"/>
              <w:ind w:left="720" w:hanging="720"/>
              <w:rPr>
                <w:color w:val="000000" w:themeColor="text1"/>
              </w:rPr>
            </w:pPr>
            <w:r>
              <w:rPr>
                <w:color w:val="000000" w:themeColor="text1"/>
                <w:lang w:val="fr-FR"/>
              </w:rPr>
              <w:t>(84-28) 3784 0446</w:t>
            </w:r>
          </w:p>
        </w:tc>
      </w:tr>
      <w:tr w:rsidR="001861A8" w:rsidRPr="0074719D" w14:paraId="77050963" w14:textId="77777777" w:rsidTr="009F2A87">
        <w:tc>
          <w:tcPr>
            <w:tcW w:w="2694" w:type="dxa"/>
            <w:hideMark/>
          </w:tcPr>
          <w:p w14:paraId="6E9B1968" w14:textId="77777777" w:rsidR="001861A8" w:rsidRPr="0074719D" w:rsidRDefault="001861A8" w:rsidP="005F7339">
            <w:pPr>
              <w:spacing w:before="0" w:line="276" w:lineRule="auto"/>
              <w:ind w:left="720" w:hanging="720"/>
              <w:rPr>
                <w:color w:val="000000" w:themeColor="text1"/>
              </w:rPr>
            </w:pPr>
            <w:r>
              <w:rPr>
                <w:color w:val="000000" w:themeColor="text1"/>
              </w:rPr>
              <w:t xml:space="preserve">Tài khoản tiền Việt</w:t>
            </w:r>
          </w:p>
        </w:tc>
        <w:tc>
          <w:tcPr>
            <w:tcW w:w="425" w:type="dxa"/>
            <w:hideMark/>
          </w:tcPr>
          <w:p w14:paraId="4F2A9E05" w14:textId="77777777" w:rsidR="001861A8" w:rsidRPr="0074719D" w:rsidRDefault="001861A8" w:rsidP="005F7339">
            <w:pPr>
              <w:spacing w:before="0" w:line="276" w:lineRule="auto"/>
              <w:ind w:left="720" w:hanging="720"/>
              <w:rPr>
                <w:color w:val="000000" w:themeColor="text1"/>
              </w:rPr>
            </w:pPr>
            <w:r>
              <w:rPr>
                <w:color w:val="000000" w:themeColor="text1"/>
              </w:rPr>
              <w:t>:</w:t>
            </w:r>
          </w:p>
        </w:tc>
        <w:tc>
          <w:tcPr>
            <w:tcW w:w="6237" w:type="dxa"/>
            <w:hideMark/>
          </w:tcPr>
          <w:p w14:paraId="30FD0DBE" w14:textId="321C7BD1" w:rsidR="001861A8" w:rsidRPr="0074719D" w:rsidRDefault="00254F9B" w:rsidP="005F7339">
            <w:pPr>
              <w:spacing w:before="0" w:line="276" w:lineRule="auto"/>
              <w:ind w:left="720" w:hanging="720"/>
              <w:rPr>
                <w:color w:val="000000" w:themeColor="text1"/>
                <w:lang w:val="vi-VN"/>
              </w:rPr>
            </w:pPr>
            <w:r>
              <w:rPr>
                <w:color w:val="000000" w:themeColor="text1"/>
                <w:lang w:val="fr-FR"/>
              </w:rPr>
              <w:t>616366</w:t>
            </w:r>
          </w:p>
        </w:tc>
      </w:tr>
      <w:tr w:rsidR="001861A8" w:rsidRPr="0074719D" w14:paraId="08E38FD7" w14:textId="77777777" w:rsidTr="009F2A87">
        <w:tc>
          <w:tcPr>
            <w:tcW w:w="2694" w:type="dxa"/>
            <w:hideMark/>
          </w:tcPr>
          <w:p w14:paraId="1746133A" w14:textId="77777777" w:rsidR="001861A8" w:rsidRPr="0074719D" w:rsidRDefault="001861A8" w:rsidP="00234392">
            <w:pPr>
              <w:spacing w:before="0" w:line="276" w:lineRule="auto"/>
              <w:ind w:left="720" w:hanging="720"/>
              <w:rPr>
                <w:color w:val="000000" w:themeColor="text1"/>
              </w:rPr>
            </w:pPr>
            <w:r>
              <w:rPr>
                <w:color w:val="000000" w:themeColor="text1"/>
              </w:rPr>
              <w:t xml:space="preserve">Ngân hàng</w:t>
            </w:r>
          </w:p>
        </w:tc>
        <w:tc>
          <w:tcPr>
            <w:tcW w:w="425" w:type="dxa"/>
            <w:hideMark/>
          </w:tcPr>
          <w:p w14:paraId="765C6013" w14:textId="77777777" w:rsidR="001861A8" w:rsidRPr="0074719D" w:rsidRDefault="001861A8" w:rsidP="00234392">
            <w:pPr>
              <w:spacing w:before="0" w:line="276" w:lineRule="auto"/>
              <w:ind w:left="720" w:hanging="720"/>
              <w:rPr>
                <w:color w:val="000000" w:themeColor="text1"/>
              </w:rPr>
            </w:pPr>
            <w:r>
              <w:rPr>
                <w:color w:val="000000" w:themeColor="text1"/>
              </w:rPr>
              <w:t>:</w:t>
            </w:r>
          </w:p>
        </w:tc>
        <w:tc>
          <w:tcPr>
            <w:tcW w:w="6237" w:type="dxa"/>
            <w:hideMark/>
          </w:tcPr>
          <w:p w14:paraId="50DEA818" w14:textId="0D093E85" w:rsidR="001861A8" w:rsidRPr="0074719D" w:rsidRDefault="00254F9B" w:rsidP="00234392">
            <w:pPr>
              <w:spacing w:before="0" w:line="276" w:lineRule="auto"/>
              <w:ind w:firstLine="0"/>
              <w:rPr>
                <w:color w:val="000000" w:themeColor="text1"/>
              </w:rPr>
            </w:pPr>
            <w:r>
              <w:rPr>
                <w:color w:val="000000" w:themeColor="text1"/>
              </w:rPr>
              <w:t xml:space="preserve">Ngân hàng TMCP Nam Á (Nam A Bank) - Chi nhánh An Đông, Thành phố Hồ Chí Minh</w:t>
            </w:r>
          </w:p>
        </w:tc>
      </w:tr>
      <w:tr w:rsidR="001861A8" w:rsidRPr="0074719D" w14:paraId="4429D33D" w14:textId="77777777" w:rsidTr="009F2A87">
        <w:tc>
          <w:tcPr>
            <w:tcW w:w="2694" w:type="dxa"/>
            <w:hideMark/>
          </w:tcPr>
          <w:p w14:paraId="1D11ECE5" w14:textId="77777777" w:rsidR="001861A8" w:rsidRPr="0074719D" w:rsidRDefault="001861A8" w:rsidP="00234392">
            <w:pPr>
              <w:spacing w:before="0" w:line="276" w:lineRule="auto"/>
              <w:ind w:left="720" w:hanging="720"/>
              <w:rPr>
                <w:color w:val="000000" w:themeColor="text1"/>
                <w:lang w:val="vi-VN"/>
              </w:rPr>
            </w:pPr>
            <w:r>
              <w:rPr>
                <w:color w:val="000000" w:themeColor="text1"/>
              </w:rPr>
              <w:t xml:space="preserve">Mã số thuế</w:t>
            </w:r>
          </w:p>
        </w:tc>
        <w:tc>
          <w:tcPr>
            <w:tcW w:w="425" w:type="dxa"/>
            <w:hideMark/>
          </w:tcPr>
          <w:p w14:paraId="53B9D319" w14:textId="77777777" w:rsidR="001861A8" w:rsidRPr="0074719D" w:rsidRDefault="001861A8" w:rsidP="00234392">
            <w:pPr>
              <w:spacing w:before="0" w:line="276" w:lineRule="auto"/>
              <w:ind w:left="720" w:hanging="720"/>
              <w:rPr>
                <w:color w:val="000000" w:themeColor="text1"/>
              </w:rPr>
            </w:pPr>
            <w:r>
              <w:rPr>
                <w:color w:val="000000" w:themeColor="text1"/>
              </w:rPr>
              <w:t>:</w:t>
            </w:r>
          </w:p>
        </w:tc>
        <w:tc>
          <w:tcPr>
            <w:tcW w:w="6237" w:type="dxa"/>
            <w:hideMark/>
          </w:tcPr>
          <w:p w14:paraId="1AE451FB" w14:textId="7A45D8FD" w:rsidR="001861A8" w:rsidRPr="0074719D" w:rsidRDefault="00254F9B" w:rsidP="00234392">
            <w:pPr>
              <w:spacing w:before="0" w:line="276" w:lineRule="auto"/>
              <w:ind w:left="720" w:hanging="720"/>
              <w:rPr>
                <w:b/>
                <w:color w:val="000000" w:themeColor="text1"/>
              </w:rPr>
            </w:pPr>
            <w:r>
              <w:rPr>
                <w:color w:val="000000" w:themeColor="text1"/>
                <w:lang w:val="fr-FR"/>
              </w:rPr>
              <w:t>0304998686</w:t>
            </w:r>
          </w:p>
        </w:tc>
      </w:tr>
      <w:tr w:rsidR="001861A8" w:rsidRPr="0074719D" w14:paraId="75E5A1EB" w14:textId="77777777" w:rsidTr="009F2A87">
        <w:trPr>
          <w:trHeight w:val="261"/>
        </w:trPr>
        <w:tc>
          <w:tcPr>
            <w:tcW w:w="2694" w:type="dxa"/>
            <w:hideMark/>
          </w:tcPr>
          <w:p w14:paraId="1399A8D3" w14:textId="77777777" w:rsidR="001861A8" w:rsidRPr="0074719D" w:rsidRDefault="001861A8" w:rsidP="00234392">
            <w:pPr>
              <w:spacing w:before="0" w:line="276" w:lineRule="auto"/>
              <w:ind w:left="720" w:hanging="720"/>
              <w:rPr>
                <w:color w:val="000000" w:themeColor="text1"/>
              </w:rPr>
            </w:pPr>
            <w:del w:id="9013" w:author="huy.dt" w:date="2026-10-27T08:00:00Z">
              <w:r>
                <w:rPr>
                  <w:color w:val="000000" w:themeColor="text1"/>
                </w:rPr>
                <w:delText xml:space="preserve">Đại điện bởi</w:delText>
              </w:r>
            </w:del>
            <w:ins w:id="9014" w:author="huy.dt" w:date="2026-10-27T08:00:00Z">
              <w:r>
                <w:rPr>
                  <w:color w:val="000000" w:themeColor="text1"/>
                </w:rPr>
                <w:t xml:space="preserve">Đại diện bởi</w:t>
              </w:r>
            </w:ins>
          </w:p>
          <w:p w14:paraId="08EE5C14" w14:textId="77777777" w:rsidR="009F2A87" w:rsidRPr="0074719D" w:rsidRDefault="009F2A87" w:rsidP="00234392">
            <w:pPr>
              <w:spacing w:before="0" w:line="276" w:lineRule="auto"/>
              <w:ind w:left="720" w:hanging="720"/>
              <w:rPr>
                <w:color w:val="000000" w:themeColor="text1"/>
                <w:lang w:val="vi-VN"/>
              </w:rPr>
            </w:pPr>
          </w:p>
          <w:p w14:paraId="3B4F324C" w14:textId="77777777" w:rsidR="001861A8" w:rsidRPr="0074719D" w:rsidRDefault="001861A8" w:rsidP="00234392">
            <w:pPr>
              <w:spacing w:before="0" w:line="276" w:lineRule="auto"/>
              <w:ind w:left="720" w:hanging="720"/>
              <w:rPr>
                <w:color w:val="000000" w:themeColor="text1"/>
                <w:lang w:val="vi-VN"/>
              </w:rPr>
            </w:pPr>
            <w:r>
              <w:rPr>
                <w:color w:val="000000" w:themeColor="text1"/>
                <w:lang w:val="vi-VN"/>
              </w:rPr>
              <w:t>Chức vụ</w:t>
            </w:r>
          </w:p>
        </w:tc>
        <w:tc>
          <w:tcPr>
            <w:tcW w:w="425" w:type="dxa"/>
            <w:hideMark/>
          </w:tcPr>
          <w:p w14:paraId="68496EF0" w14:textId="77777777" w:rsidR="001861A8" w:rsidRPr="0074719D" w:rsidRDefault="001861A8" w:rsidP="00234392">
            <w:pPr>
              <w:spacing w:before="0" w:line="276" w:lineRule="auto"/>
              <w:ind w:left="720" w:hanging="720"/>
              <w:rPr>
                <w:color w:val="000000" w:themeColor="text1"/>
              </w:rPr>
            </w:pPr>
            <w:r>
              <w:rPr>
                <w:color w:val="000000" w:themeColor="text1"/>
              </w:rPr>
              <w:t>:</w:t>
            </w:r>
          </w:p>
          <w:p w14:paraId="6431EB84" w14:textId="77777777" w:rsidR="009F2A87" w:rsidRPr="0074719D" w:rsidRDefault="009F2A87" w:rsidP="00234392">
            <w:pPr>
              <w:spacing w:before="0" w:line="276" w:lineRule="auto"/>
              <w:ind w:left="720" w:hanging="720"/>
              <w:rPr>
                <w:color w:val="000000" w:themeColor="text1"/>
                <w:lang w:val="vi-VN"/>
              </w:rPr>
            </w:pPr>
          </w:p>
          <w:p w14:paraId="6A250A3B" w14:textId="77777777" w:rsidR="001861A8" w:rsidRPr="0074719D" w:rsidRDefault="001861A8" w:rsidP="00234392">
            <w:pPr>
              <w:spacing w:before="0" w:line="276" w:lineRule="auto"/>
              <w:ind w:left="720" w:hanging="720"/>
              <w:rPr>
                <w:color w:val="000000" w:themeColor="text1"/>
                <w:lang w:val="vi-VN"/>
              </w:rPr>
            </w:pPr>
            <w:r>
              <w:rPr>
                <w:color w:val="000000" w:themeColor="text1"/>
                <w:lang w:val="vi-VN"/>
              </w:rPr>
              <w:t>:</w:t>
            </w:r>
          </w:p>
        </w:tc>
        <w:tc>
          <w:tcPr>
            <w:tcW w:w="6237" w:type="dxa"/>
            <w:hideMark/>
          </w:tcPr>
          <w:p w14:paraId="2A066D20" w14:textId="33DAF55C" w:rsidR="001861A8" w:rsidRPr="0074719D" w:rsidRDefault="00254F9B" w:rsidP="00234392">
            <w:pPr>
              <w:spacing w:before="0" w:line="276" w:lineRule="auto"/>
              <w:ind w:left="720" w:hanging="720"/>
              <w:rPr>
                <w:b/>
                <w:color w:val="000000" w:themeColor="text1"/>
                <w:lang w:val="vi-VN"/>
              </w:rPr>
            </w:pPr>
            <w:r>
              <w:rPr>
                <w:b/>
                <w:color w:val="000000" w:themeColor="text1"/>
                <w:lang w:val="vi-VN"/>
              </w:rPr>
              <w:t>Bà Nguyễn Thị Hoàng Oanh</w:t>
            </w:r>
          </w:p>
          <w:p w14:paraId="5395297C" w14:textId="2DD92F8B" w:rsidR="005B136A" w:rsidRPr="0074719D" w:rsidRDefault="005B136A" w:rsidP="00234392">
            <w:pPr>
              <w:spacing w:before="0" w:line="276" w:lineRule="auto"/>
              <w:ind w:left="720" w:hanging="720"/>
              <w:rPr>
                <w:color w:val="000000" w:themeColor="text1"/>
                <w:lang w:val="vi-VN"/>
              </w:rPr>
            </w:pPr>
            <w:r>
              <w:rPr>
                <w:color w:val="000000" w:themeColor="text1"/>
                <w:lang w:val="vi-VN"/>
              </w:rPr>
              <w:t xml:space="preserve">(Ủy quyền số 34/UQ-KTA ngày 17/04/2026)</w:t>
            </w:r>
          </w:p>
          <w:p w14:paraId="1C65511E" w14:textId="77777777" w:rsidR="001861A8" w:rsidRPr="0074719D" w:rsidRDefault="005B136A" w:rsidP="00234392">
            <w:pPr>
              <w:spacing w:before="0" w:line="276" w:lineRule="auto"/>
              <w:ind w:left="720" w:hanging="720"/>
              <w:rPr>
                <w:color w:val="000000" w:themeColor="text1"/>
                <w:lang w:val="vi-VN"/>
              </w:rPr>
            </w:pPr>
            <w:r>
              <w:rPr>
                <w:color w:val="000000" w:themeColor="text1"/>
              </w:rPr>
              <w:t>Phó</w:t>
            </w:r>
            <w:r>
              <w:rPr>
                <w:color w:val="000000" w:themeColor="text1"/>
                <w:lang w:val="vi-VN"/>
              </w:rPr>
              <w:t xml:space="preserve"> Giám đốc</w:t>
            </w:r>
          </w:p>
        </w:tc>
      </w:tr>
    </w:tbl>
    <w:p w14:paraId="08ADCFE7" w14:textId="5A1B19EF" w:rsidR="00A531ED" w:rsidRPr="0074719D" w:rsidRDefault="00A531ED" w:rsidP="00F30654">
      <w:pPr>
        <w:spacing w:before="0" w:after="40" w:line="276" w:lineRule="auto"/>
        <w:ind w:firstLine="0"/>
        <w:rPr>
          <w:b/>
          <w:color w:val="000000" w:themeColor="text1"/>
          <w:lang w:val="sv-SE"/>
        </w:rPr>
      </w:pPr>
      <w:r>
        <w:rPr>
          <w:b/>
        </w:rPr>
        <w:t xml:space="preserve">Và </w:t>
      </w:r>
      <w:r>
        <w:rPr>
          <w:b/>
          <w:color w:val="000000" w:themeColor="text1"/>
          <w:lang w:val="sv-SE"/>
        </w:rPr>
        <w:t xml:space="preserve">CHI NHÁNH KINH DOANH LNG – TỔNG CÔNG TY KHÍ </w:t>
      </w:r>
      <w:del w:id="9017" w:author="huy.dt" w:date="2026-10-27T08:00:00Z">
        <w:r>
          <w:rPr>
            <w:b/>
            <w:color w:val="000000" w:themeColor="text1"/>
            <w:lang w:val="sv-SE"/>
          </w:rPr>
          <w:delText xml:space="preserve">VIỆ TNAM</w:delText>
        </w:r>
      </w:del>
      <w:ins w:id="9018" w:author="huy.dt" w:date="2026-10-27T08:00:00Z">
        <w:r>
          <w:rPr>
            <w:b/>
            <w:color w:val="000000" w:themeColor="text1"/>
            <w:lang w:val="sv-SE"/>
          </w:rPr>
          <w:t xml:space="preserve">VIỆT NAM</w:t>
        </w:r>
      </w:ins>
      <w:r>
        <w:rPr>
          <w:b/>
          <w:color w:val="000000" w:themeColor="text1"/>
          <w:lang w:val="sv-SE"/>
        </w:rPr>
        <w:t xml:space="preserve"> - CÔNG TY CỔ PHẦN</w:t>
      </w:r>
    </w:p>
    <w:p w14:paraId="0F0D7FAD" w14:textId="2BCF9477" w:rsidR="00A531ED" w:rsidRPr="00406229" w:rsidRDefault="00A531ED" w:rsidP="00A531ED">
      <w:pPr>
        <w:spacing w:before="0" w:line="276" w:lineRule="auto"/>
        <w:ind w:left="90" w:hanging="90"/>
        <w:rPr>
          <w:b/>
          <w:color w:val="EE0000"/>
          <w:lang w:val="vi-VN"/>
        </w:rPr>
      </w:pPr>
      <w:r>
        <w:rPr>
          <w:color w:val="000000" w:themeColor="text1"/>
          <w:lang w:val="vi-VN"/>
        </w:rPr>
        <w:t>(</w:t>
      </w:r>
      <w:r>
        <w:rPr>
          <w:color w:val="EE0000"/>
          <w:lang w:val="vi-VN"/>
        </w:rPr>
        <w:t xml:space="preserve">Sau đây được gọi là “BÊN </w:t>
      </w:r>
      <w:r>
        <w:rPr>
          <w:color w:val="EE0000"/>
          <w:lang w:val="fr-FR"/>
        </w:rPr>
        <w:t>C</w:t>
      </w:r>
      <w:r>
        <w:rPr>
          <w:color w:val="EE0000"/>
          <w:lang w:val="vi-VN"/>
        </w:rPr>
        <w:t>”)</w:t>
      </w:r>
    </w:p>
    <w:tbl>
      <w:tblPr>
        <w:tblW w:w="9356" w:type="dxa"/>
        <w:tblInd w:w="108" w:type="dxa"/>
        <w:tblLook w:val="01E0" w:firstRow="1" w:lastRow="1" w:firstColumn="1" w:lastColumn="1" w:noHBand="0" w:noVBand="0"/>
      </w:tblPr>
      <w:tblGrid>
        <w:gridCol w:w="2694"/>
        <w:gridCol w:w="425"/>
        <w:gridCol w:w="6237"/>
      </w:tblGrid>
      <w:tr w:rsidR="00A531ED" w:rsidRPr="00406229" w14:paraId="702D07E8" w14:textId="77777777" w:rsidTr="00165B1D">
        <w:tc>
          <w:tcPr>
            <w:tcW w:w="2694" w:type="dxa"/>
            <w:hideMark/>
          </w:tcPr>
          <w:p w14:paraId="13E7D084" w14:textId="77777777" w:rsidR="00A531ED" w:rsidRPr="00406229" w:rsidRDefault="00A531ED" w:rsidP="00165B1D">
            <w:pPr>
              <w:spacing w:before="0" w:line="276" w:lineRule="auto"/>
              <w:ind w:left="720" w:hanging="720"/>
              <w:rPr>
                <w:color w:val="EE0000"/>
              </w:rPr>
            </w:pPr>
            <w:r>
              <w:rPr>
                <w:color w:val="EE0000"/>
              </w:rPr>
              <w:t xml:space="preserve">Địa chỉ</w:t>
            </w:r>
          </w:p>
        </w:tc>
        <w:tc>
          <w:tcPr>
            <w:tcW w:w="425" w:type="dxa"/>
            <w:hideMark/>
          </w:tcPr>
          <w:p w14:paraId="3F370210" w14:textId="77777777" w:rsidR="00A531ED" w:rsidRPr="00406229" w:rsidRDefault="00A531ED" w:rsidP="00165B1D">
            <w:pPr>
              <w:spacing w:before="0" w:line="276" w:lineRule="auto"/>
              <w:ind w:left="720" w:hanging="720"/>
              <w:rPr>
                <w:color w:val="EE0000"/>
              </w:rPr>
            </w:pPr>
            <w:r>
              <w:rPr>
                <w:color w:val="EE0000"/>
              </w:rPr>
              <w:t>:</w:t>
            </w:r>
          </w:p>
        </w:tc>
        <w:tc>
          <w:tcPr>
            <w:tcW w:w="6237" w:type="dxa"/>
            <w:hideMark/>
          </w:tcPr>
          <w:p w14:paraId="3C56FCCD" w14:textId="144358AA" w:rsidR="00A531ED" w:rsidRPr="00406229" w:rsidRDefault="00A531ED" w:rsidP="00165B1D">
            <w:pPr>
              <w:spacing w:before="0" w:line="276" w:lineRule="auto"/>
              <w:ind w:firstLine="0"/>
              <w:rPr>
                <w:color w:val="EE0000"/>
              </w:rPr>
            </w:pPr>
            <w:r>
              <w:rPr>
                <w:color w:val="EE0000"/>
              </w:rPr>
              <w:t xml:space="preserve">Lầu 6, Tòa nhà PV GAS</w:t>
            </w:r>
            <w:r>
              <w:rPr>
                <w:color w:val="EE0000"/>
                <w:lang w:val="vi-VN"/>
              </w:rPr>
              <w:t xml:space="preserve"> Tower</w:t>
            </w:r>
            <w:r>
              <w:rPr>
                <w:color w:val="EE0000"/>
              </w:rPr>
              <w:t xml:space="preserve">, 673 Nguyễn Hữu Thọ, xã Nhà Bè, Thành</w:t>
            </w:r>
            <w:r>
              <w:rPr>
                <w:color w:val="EE0000"/>
                <w:lang w:val="vi-VN"/>
              </w:rPr>
              <w:t xml:space="preserve"> phố</w:t>
            </w:r>
            <w:r>
              <w:rPr>
                <w:color w:val="EE0000"/>
              </w:rPr>
              <w:t xml:space="preserve"> Hồ Chí Minh</w:t>
            </w:r>
          </w:p>
        </w:tc>
      </w:tr>
      <w:tr w:rsidR="00FA5F6C" w:rsidRPr="00406229" w14:paraId="379FF03F" w14:textId="77777777" w:rsidTr="00F30654">
        <w:tc>
          <w:tcPr>
            <w:tcW w:w="2694" w:type="dxa"/>
            <w:hideMark/>
          </w:tcPr>
          <w:p w14:paraId="0A953B68" w14:textId="77777777" w:rsidR="00FA5F6C" w:rsidRPr="00406229" w:rsidRDefault="00FA5F6C" w:rsidP="00FA5F6C">
            <w:pPr>
              <w:spacing w:before="0" w:line="276" w:lineRule="auto"/>
              <w:ind w:left="720" w:hanging="720"/>
              <w:rPr>
                <w:color w:val="EE0000"/>
              </w:rPr>
            </w:pPr>
            <w:r>
              <w:rPr>
                <w:color w:val="EE0000"/>
              </w:rPr>
              <w:t xml:space="preserve">Điện thoại</w:t>
            </w:r>
          </w:p>
        </w:tc>
        <w:tc>
          <w:tcPr>
            <w:tcW w:w="425" w:type="dxa"/>
            <w:hideMark/>
          </w:tcPr>
          <w:p w14:paraId="1A14BC75"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7EC71C91" w14:textId="43CFB52A" w:rsidR="00FA5F6C" w:rsidRPr="00406229" w:rsidRDefault="00FA5F6C" w:rsidP="00FA5F6C">
            <w:pPr>
              <w:spacing w:line="276" w:lineRule="auto"/>
              <w:ind w:firstLine="0"/>
              <w:rPr>
                <w:color w:val="EE0000"/>
              </w:rPr>
            </w:pPr>
            <w:r>
              <w:rPr>
                <w:color w:val="EE0000"/>
              </w:rPr>
              <w:t>028 3784 0058</w:t>
            </w:r>
          </w:p>
        </w:tc>
      </w:tr>
      <w:tr w:rsidR="00FA5F6C" w:rsidRPr="00406229" w14:paraId="31CE9A9D" w14:textId="77777777" w:rsidTr="00F30654">
        <w:tc>
          <w:tcPr>
            <w:tcW w:w="2694" w:type="dxa"/>
            <w:hideMark/>
          </w:tcPr>
          <w:p w14:paraId="0DD0673F" w14:textId="77777777" w:rsidR="00FA5F6C" w:rsidRPr="00406229" w:rsidRDefault="00FA5F6C" w:rsidP="00FA5F6C">
            <w:pPr>
              <w:spacing w:before="0" w:line="276" w:lineRule="auto"/>
              <w:ind w:left="720" w:hanging="720"/>
              <w:rPr>
                <w:color w:val="EE0000"/>
              </w:rPr>
            </w:pPr>
            <w:r>
              <w:rPr>
                <w:color w:val="EE0000"/>
              </w:rPr>
              <w:t>Fax</w:t>
            </w:r>
          </w:p>
        </w:tc>
        <w:tc>
          <w:tcPr>
            <w:tcW w:w="425" w:type="dxa"/>
            <w:hideMark/>
          </w:tcPr>
          <w:p w14:paraId="0F15A4DF" w14:textId="77777777" w:rsidR="00FA5F6C" w:rsidRPr="00406229" w:rsidRDefault="00FA5F6C" w:rsidP="00FA5F6C">
            <w:pPr>
              <w:spacing w:before="0" w:line="276" w:lineRule="auto"/>
              <w:ind w:left="720" w:hanging="720"/>
              <w:rPr>
                <w:color w:val="EE0000"/>
              </w:rPr>
            </w:pPr>
            <w:r>
              <w:rPr>
                <w:color w:val="EE0000"/>
              </w:rPr>
              <w:t>:</w:t>
            </w:r>
          </w:p>
          <w:p w14:paraId="4C62AF57" w14:textId="77777777" w:rsidR="00FA5F6C" w:rsidRPr="00406229" w:rsidRDefault="00FA5F6C" w:rsidP="00FA5F6C">
            <w:pPr>
              <w:spacing w:before="0" w:line="276" w:lineRule="auto"/>
              <w:ind w:left="720" w:hanging="720"/>
              <w:rPr>
                <w:color w:val="EE0000"/>
              </w:rPr>
            </w:pPr>
          </w:p>
        </w:tc>
        <w:tc>
          <w:tcPr>
            <w:tcW w:w="6237" w:type="dxa"/>
          </w:tcPr>
          <w:p w14:paraId="00ED7C85" w14:textId="1265DCCF" w:rsidR="00FA5F6C" w:rsidRPr="00406229" w:rsidRDefault="00FA5F6C" w:rsidP="00FA5F6C">
            <w:pPr>
              <w:spacing w:before="0" w:line="276" w:lineRule="auto"/>
              <w:ind w:left="720" w:hanging="720"/>
              <w:rPr>
                <w:color w:val="EE0000"/>
              </w:rPr>
            </w:pPr>
            <w:r>
              <w:rPr>
                <w:color w:val="EE0000"/>
              </w:rPr>
              <w:t>028 3784 0059</w:t>
            </w:r>
          </w:p>
        </w:tc>
      </w:tr>
      <w:tr w:rsidR="00FA5F6C" w:rsidRPr="00406229" w14:paraId="173F6E1F" w14:textId="77777777" w:rsidTr="00F30654">
        <w:tc>
          <w:tcPr>
            <w:tcW w:w="2694" w:type="dxa"/>
            <w:hideMark/>
          </w:tcPr>
          <w:p w14:paraId="5E0E3786" w14:textId="77777777" w:rsidR="00FA5F6C" w:rsidRPr="00406229" w:rsidRDefault="00FA5F6C" w:rsidP="00FA5F6C">
            <w:pPr>
              <w:spacing w:before="0" w:line="276" w:lineRule="auto"/>
              <w:ind w:left="720" w:hanging="720"/>
              <w:rPr>
                <w:color w:val="EE0000"/>
              </w:rPr>
            </w:pPr>
            <w:r>
              <w:rPr>
                <w:color w:val="EE0000"/>
              </w:rPr>
              <w:t xml:space="preserve">Tài khoản tiền Việt</w:t>
            </w:r>
          </w:p>
        </w:tc>
        <w:tc>
          <w:tcPr>
            <w:tcW w:w="425" w:type="dxa"/>
            <w:hideMark/>
          </w:tcPr>
          <w:p w14:paraId="627507C0"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3EB740D8" w14:textId="16E79BF0" w:rsidR="00FA5F6C" w:rsidRPr="00406229" w:rsidRDefault="000469FB" w:rsidP="00FA5F6C">
            <w:pPr>
              <w:spacing w:before="0" w:line="276" w:lineRule="auto"/>
              <w:ind w:left="720" w:hanging="720"/>
              <w:rPr>
                <w:color w:val="EE0000"/>
                <w:lang w:val="vi-VN"/>
              </w:rPr>
            </w:pPr>
            <w:r>
              <w:rPr>
                <w:color w:val="EE0000"/>
                <w:lang w:val="vi-VN"/>
              </w:rPr>
              <w:t>3132676869</w:t>
            </w:r>
          </w:p>
        </w:tc>
      </w:tr>
      <w:tr w:rsidR="00FA5F6C" w:rsidRPr="00406229" w14:paraId="387DC5E2" w14:textId="77777777" w:rsidTr="00F30654">
        <w:tc>
          <w:tcPr>
            <w:tcW w:w="2694" w:type="dxa"/>
            <w:hideMark/>
          </w:tcPr>
          <w:p w14:paraId="777051F5" w14:textId="77777777" w:rsidR="00FA5F6C" w:rsidRPr="00406229" w:rsidRDefault="00FA5F6C" w:rsidP="00FA5F6C">
            <w:pPr>
              <w:spacing w:before="0" w:line="276" w:lineRule="auto"/>
              <w:ind w:left="720" w:hanging="720"/>
              <w:rPr>
                <w:color w:val="EE0000"/>
              </w:rPr>
            </w:pPr>
            <w:r>
              <w:rPr>
                <w:color w:val="EE0000"/>
              </w:rPr>
              <w:t xml:space="preserve">Ngân hàng</w:t>
            </w:r>
          </w:p>
        </w:tc>
        <w:tc>
          <w:tcPr>
            <w:tcW w:w="425" w:type="dxa"/>
            <w:hideMark/>
          </w:tcPr>
          <w:p w14:paraId="2B0514C6"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7CFAB1A3" w14:textId="7939BA78" w:rsidR="00FA5F6C" w:rsidRPr="00406229" w:rsidRDefault="00152DC4" w:rsidP="00FA5F6C">
            <w:pPr>
              <w:spacing w:before="0" w:line="276" w:lineRule="auto"/>
              <w:ind w:firstLine="0"/>
              <w:rPr>
                <w:color w:val="EE0000"/>
              </w:rPr>
            </w:pPr>
            <w:r>
              <w:rPr>
                <w:color w:val="EE0000"/>
              </w:rPr>
              <w:t xml:space="preserve">Ngân hàng TMCP Đầu Tư Và Phát Triển Việt Nam (BIDV) – Chi nhánh Bắc Sài Gòn</w:t>
            </w:r>
          </w:p>
        </w:tc>
      </w:tr>
      <w:tr w:rsidR="00FA5F6C" w:rsidRPr="00406229" w14:paraId="55FB4482" w14:textId="77777777" w:rsidTr="00F30654">
        <w:tc>
          <w:tcPr>
            <w:tcW w:w="2694" w:type="dxa"/>
            <w:hideMark/>
          </w:tcPr>
          <w:p w14:paraId="4C1D38C1" w14:textId="77777777" w:rsidR="00FA5F6C" w:rsidRPr="00406229" w:rsidRDefault="00FA5F6C" w:rsidP="00FA5F6C">
            <w:pPr>
              <w:spacing w:before="0" w:line="276" w:lineRule="auto"/>
              <w:ind w:left="720" w:hanging="720"/>
              <w:rPr>
                <w:color w:val="EE0000"/>
                <w:lang w:val="vi-VN"/>
              </w:rPr>
            </w:pPr>
            <w:r>
              <w:rPr>
                <w:color w:val="EE0000"/>
              </w:rPr>
              <w:t xml:space="preserve">Mã số thuế</w:t>
            </w:r>
          </w:p>
        </w:tc>
        <w:tc>
          <w:tcPr>
            <w:tcW w:w="425" w:type="dxa"/>
            <w:hideMark/>
          </w:tcPr>
          <w:p w14:paraId="18173329"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4D1266B6" w14:textId="68D4AECA" w:rsidR="00FA5F6C" w:rsidRPr="00CA64F9" w:rsidRDefault="00FA5F6C" w:rsidP="00FA5F6C">
            <w:pPr>
              <w:spacing w:before="0" w:line="276" w:lineRule="auto"/>
              <w:ind w:left="720" w:hanging="720"/>
              <w:rPr>
                <w:color w:val="EE0000"/>
              </w:rPr>
            </w:pPr>
            <w:r>
              <w:rPr>
                <w:color w:val="EE0000"/>
              </w:rPr>
              <w:t>3500102710-030</w:t>
            </w:r>
          </w:p>
        </w:tc>
      </w:tr>
      <w:tr w:rsidR="00FA5F6C" w:rsidRPr="00BB2C94" w14:paraId="05FF6479" w14:textId="77777777" w:rsidTr="00F30654">
        <w:trPr>
          <w:trHeight w:val="261"/>
        </w:trPr>
        <w:tc>
          <w:tcPr>
            <w:tcW w:w="2694" w:type="dxa"/>
            <w:hideMark/>
          </w:tcPr>
          <w:p w14:paraId="23801AC0" w14:textId="77777777" w:rsidR="00FA5F6C" w:rsidRPr="00406229" w:rsidRDefault="00FA5F6C" w:rsidP="00FA5F6C">
            <w:pPr>
              <w:spacing w:before="0" w:line="276" w:lineRule="auto"/>
              <w:ind w:left="720" w:hanging="720"/>
              <w:rPr>
                <w:color w:val="EE0000"/>
              </w:rPr>
            </w:pPr>
            <w:del w:id="9015" w:author="huy.dt" w:date="2026-10-27T08:00:00Z">
              <w:r>
                <w:rPr>
                  <w:color w:val="EE0000"/>
                </w:rPr>
                <w:delText xml:space="preserve">Đại điện bởi</w:delText>
              </w:r>
            </w:del>
            <w:ins w:id="9016" w:author="huy.dt" w:date="2026-10-27T08:00:00Z">
              <w:r>
                <w:rPr>
                  <w:color w:val="EE0000"/>
                </w:rPr>
                <w:t xml:space="preserve">Đại diện bởi</w:t>
              </w:r>
            </w:ins>
          </w:p>
          <w:p w14:paraId="048F0455" w14:textId="77777777" w:rsidR="00FA5F6C" w:rsidRPr="00406229" w:rsidRDefault="00FA5F6C" w:rsidP="00FA5F6C">
            <w:pPr>
              <w:spacing w:before="0" w:line="276" w:lineRule="auto"/>
              <w:ind w:firstLine="0"/>
              <w:rPr>
                <w:color w:val="EE0000"/>
              </w:rPr>
            </w:pPr>
          </w:p>
          <w:p w14:paraId="7DA5D66A" w14:textId="77777777" w:rsidR="00FA5F6C" w:rsidRPr="00406229" w:rsidRDefault="00FA5F6C" w:rsidP="00FA5F6C">
            <w:pPr>
              <w:spacing w:before="0" w:line="276" w:lineRule="auto"/>
              <w:ind w:left="720" w:hanging="720"/>
              <w:rPr>
                <w:color w:val="EE0000"/>
                <w:lang w:val="vi-VN"/>
              </w:rPr>
            </w:pPr>
            <w:r>
              <w:rPr>
                <w:color w:val="EE0000"/>
                <w:lang w:val="vi-VN"/>
              </w:rPr>
              <w:t>Chức vụ</w:t>
            </w:r>
          </w:p>
        </w:tc>
        <w:tc>
          <w:tcPr>
            <w:tcW w:w="425" w:type="dxa"/>
            <w:hideMark/>
          </w:tcPr>
          <w:p w14:paraId="5E1FA0C9" w14:textId="77777777" w:rsidR="00FA5F6C" w:rsidRPr="00406229" w:rsidRDefault="00FA5F6C" w:rsidP="00FA5F6C">
            <w:pPr>
              <w:spacing w:before="0" w:line="276" w:lineRule="auto"/>
              <w:ind w:left="720" w:hanging="720"/>
              <w:rPr>
                <w:color w:val="EE0000"/>
              </w:rPr>
            </w:pPr>
            <w:r>
              <w:rPr>
                <w:color w:val="EE0000"/>
              </w:rPr>
              <w:t>:</w:t>
            </w:r>
          </w:p>
          <w:p w14:paraId="7E6817A8" w14:textId="77777777" w:rsidR="00FA5F6C" w:rsidRPr="00406229" w:rsidRDefault="00FA5F6C" w:rsidP="00FA5F6C">
            <w:pPr>
              <w:spacing w:before="0" w:line="276" w:lineRule="auto"/>
              <w:ind w:left="720" w:hanging="720"/>
              <w:rPr>
                <w:color w:val="EE0000"/>
                <w:lang w:val="vi-VN"/>
              </w:rPr>
            </w:pPr>
          </w:p>
          <w:p w14:paraId="7A6083A9" w14:textId="77777777" w:rsidR="00FA5F6C" w:rsidRPr="00406229" w:rsidRDefault="00FA5F6C" w:rsidP="00FA5F6C">
            <w:pPr>
              <w:spacing w:before="0" w:line="276" w:lineRule="auto"/>
              <w:ind w:left="720" w:hanging="720"/>
              <w:rPr>
                <w:color w:val="EE0000"/>
                <w:lang w:val="vi-VN"/>
              </w:rPr>
            </w:pPr>
            <w:r>
              <w:rPr>
                <w:color w:val="EE0000"/>
                <w:lang w:val="vi-VN"/>
              </w:rPr>
              <w:t>:</w:t>
            </w:r>
          </w:p>
        </w:tc>
        <w:tc>
          <w:tcPr>
            <w:tcW w:w="6237" w:type="dxa"/>
          </w:tcPr>
          <w:p w14:paraId="42426110" w14:textId="77777777" w:rsidR="00FA5F6C" w:rsidRPr="00BB2C94" w:rsidRDefault="00FA5F6C" w:rsidP="00FA5F6C">
            <w:pPr>
              <w:spacing w:before="0" w:line="276" w:lineRule="auto"/>
              <w:ind w:left="720" w:hanging="720"/>
              <w:rPr>
                <w:b/>
                <w:color w:val="EE0000"/>
                <w:lang w:val="vi-VN"/>
              </w:rPr>
            </w:pPr>
            <w:commentRangeStart w:id="104"/>
            <w:r>
              <w:rPr>
                <w:color w:val="EE0000"/>
                <w:lang w:val="vi-VN"/>
              </w:rPr>
              <w:t>Ông</w:t>
            </w:r>
            <w:r>
              <w:rPr>
                <w:b/>
                <w:color w:val="EE0000"/>
                <w:lang w:val="vi-VN"/>
              </w:rPr>
              <w:t xml:space="preserve"> Phan Huy Vượng</w:t>
            </w:r>
            <w:commentRangeEnd w:id="104"/>
            <w:r>
              <w:rPr>
                <w:rStyle w:val="CommentReference"/>
              </w:rPr>
              <w:commentReference w:id="104"/>
            </w:r>
          </w:p>
          <w:p>
            <w:pPr>
              <w:spacing w:before="0" w:line="276" w:lineRule="auto"/>
              <w:ind w:left="720" w:hanging="720"/>
              <w:rPr>
                <w:ins w:id="9019" w:author="huy.dt" w:date="2026-10-27T08:00:00Z"/>
                <w:b/>
                <w:color w:val="EE0000"/>
                <w:lang w:val="vi-VN"/>
              </w:rPr>
            </w:pPr>
            <w:ins w:id="9020" w:author="huy.dt" w:date="2026-10-27T08:00:00Z">
              <w:r>
                <w:rPr>
                  <w:lang w:val="vi-VN"/>
                </w:rPr>
                <w:t xml:space="preserve">(Theo Quyết định số 1557/QĐ-KVN ngày 19/10/2026 của Tổng giám đốc Tổng công ty và văn bản ủy quyền số …… ngày ……)</w:t>
              </w:r>
            </w:ins>
          </w:p>
          <w:p w14:paraId="079268F3" w14:textId="77777777" w:rsidR="00FA5F6C" w:rsidRDefault="00FA5F6C" w:rsidP="00FA5F6C">
            <w:pPr>
              <w:spacing w:before="0" w:line="276" w:lineRule="auto"/>
              <w:ind w:left="720" w:hanging="720"/>
              <w:rPr>
                <w:color w:val="EE0000"/>
                <w:lang w:val="vi-VN"/>
              </w:rPr>
            </w:pPr>
          </w:p>
          <w:p w14:paraId="51535C0E" w14:textId="16D0E65B" w:rsidR="00FA5F6C" w:rsidRPr="00406229" w:rsidRDefault="00FA5F6C" w:rsidP="00FA5F6C">
            <w:pPr>
              <w:spacing w:before="0" w:line="276" w:lineRule="auto"/>
              <w:ind w:left="720" w:hanging="720"/>
              <w:rPr>
                <w:color w:val="EE0000"/>
                <w:lang w:val="vi-VN"/>
              </w:rPr>
            </w:pPr>
            <w:r>
              <w:rPr>
                <w:color w:val="EE0000"/>
                <w:lang w:val="vi-VN"/>
              </w:rPr>
              <w:t>Giám Đốc Chi nhánh</w:t>
            </w:r>
          </w:p>
        </w:tc>
      </w:tr>
    </w:tbl>
    <w:p w14:paraId="78151B54" w14:textId="0F9F9E4B" w:rsidR="006A517E" w:rsidRPr="0074719D" w:rsidRDefault="00FC58B4" w:rsidP="00EE45C8">
      <w:pPr>
        <w:pStyle w:val="BodyText"/>
        <w:spacing w:before="120" w:after="120" w:line="276" w:lineRule="auto"/>
        <w:ind w:firstLine="567"/>
        <w:jc w:val="both"/>
        <w:rPr>
          <w:rFonts w:ascii="Times New Roman" w:hAnsi="Times New Roman"/>
          <w:sz w:val="26"/>
          <w:szCs w:val="26"/>
        </w:rPr>
      </w:pPr>
      <w:r>
        <w:rPr>
          <w:rFonts w:ascii="Times New Roman" w:hAnsi="Times New Roman"/>
          <w:color w:val="000000" w:themeColor="text1"/>
          <w:sz w:val="26"/>
          <w:szCs w:val="26"/>
        </w:rPr>
        <w:t xml:space="preserve">Đã cùng nhau thống nhất ký kết </w:t>
      </w:r>
      <w:r>
        <w:rPr>
          <w:rFonts w:ascii="Times New Roman" w:hAnsi="Times New Roman"/>
          <w:b/>
          <w:bCs/>
          <w:sz w:val="26"/>
          <w:szCs w:val="26"/>
        </w:rPr>
        <w:t xml:space="preserve">Thỏa thuận</w:t>
      </w:r>
      <w:r>
        <w:rPr>
          <w:rFonts w:ascii="Times New Roman" w:hAnsi="Times New Roman"/>
          <w:sz w:val="26"/>
          <w:szCs w:val="26"/>
          <w:lang w:val="vi-VN"/>
        </w:rPr>
        <w:t xml:space="preserve"> </w:t>
      </w:r>
      <w:del w:id="9021" w:author="huy.dt" w:date="2026-10-27T08:00:00Z">
        <w:r>
          <w:rPr>
            <w:rFonts w:ascii="Times New Roman" w:hAnsi="Times New Roman"/>
            <w:sz w:val="26"/>
            <w:szCs w:val="26"/>
          </w:rPr>
          <w:delText xml:space="preserve">cho </w:delText>
        </w:r>
      </w:del>
      <w:ins w:id="9022" w:author="huy.dt" w:date="2026-10-27T08:00:00Z">
        <w:r>
          <w:rPr>
            <w:rFonts w:ascii="Times New Roman" w:hAnsi="Times New Roman"/>
            <w:sz w:val="26"/>
            <w:szCs w:val="26"/>
          </w:rPr>
          <w:t xml:space="preserve">sửa đổi, bổ sung </w:t>
        </w:r>
      </w:ins>
      <w:r>
        <w:rPr>
          <w:rFonts w:ascii="Times New Roman" w:hAnsi="Times New Roman"/>
          <w:color w:val="000000" w:themeColor="text1"/>
          <w:spacing w:val="-6"/>
          <w:sz w:val="26"/>
          <w:szCs w:val="26"/>
          <w:lang w:val="sv-SE"/>
        </w:rPr>
        <w:t xml:space="preserve">Hợp đồng mua bán khí thiên nhiên hóa lỏng số 140/2026/PVGASTRADING-PVGASD/B4 ký </w:t>
      </w:r>
      <w:r>
        <w:rPr>
          <w:rFonts w:ascii="Times New Roman" w:hAnsi="Times New Roman"/>
          <w:color w:val="000000" w:themeColor="text1"/>
          <w:spacing w:val="-6"/>
          <w:sz w:val="26"/>
          <w:szCs w:val="26"/>
          <w:lang w:val="vi-VN"/>
        </w:rPr>
        <w:t xml:space="preserve">ngày </w:t>
      </w:r>
      <w:r>
        <w:rPr>
          <w:rFonts w:ascii="Times New Roman" w:hAnsi="Times New Roman"/>
          <w:color w:val="000000" w:themeColor="text1"/>
          <w:spacing w:val="-6"/>
          <w:sz w:val="26"/>
          <w:szCs w:val="26"/>
          <w:lang w:val="sv-SE"/>
        </w:rPr>
        <w:t>17/04/2026</w:t>
      </w:r>
      <w:r>
        <w:rPr>
          <w:rFonts w:ascii="Times New Roman" w:hAnsi="Times New Roman"/>
          <w:color w:val="000000" w:themeColor="text1"/>
          <w:spacing w:val="-6"/>
          <w:sz w:val="26"/>
          <w:szCs w:val="26"/>
        </w:rPr>
        <w:t xml:space="preserve"> </w:t>
      </w:r>
      <w:r>
        <w:rPr>
          <w:rFonts w:ascii="Times New Roman" w:hAnsi="Times New Roman"/>
          <w:sz w:val="26"/>
          <w:szCs w:val="26"/>
        </w:rPr>
        <w:t xml:space="preserve">về việc chuyển giao quyền và nghĩa vụ thực hiện Hợp đồng từ Chi nhánh Tổng công ty Khí Việt Nam </w:t>
      </w:r>
      <w:r>
        <w:rPr>
          <w:rFonts w:ascii="Times New Roman" w:hAnsi="Times New Roman"/>
          <w:sz w:val="26"/>
          <w:szCs w:val="26"/>
          <w:lang w:val="pt-BR"/>
        </w:rPr>
        <w:t xml:space="preserve">- </w:t>
      </w:r>
      <w:r>
        <w:rPr>
          <w:rFonts w:ascii="Times New Roman" w:hAnsi="Times New Roman"/>
          <w:sz w:val="26"/>
          <w:szCs w:val="26"/>
        </w:rPr>
        <w:t xml:space="preserve"> CTCP </w:t>
      </w:r>
      <w:r>
        <w:rPr>
          <w:rFonts w:ascii="Times New Roman" w:hAnsi="Times New Roman"/>
          <w:sz w:val="26"/>
          <w:szCs w:val="26"/>
          <w:lang w:val="pt-BR"/>
        </w:rPr>
        <w:t xml:space="preserve">- </w:t>
      </w:r>
      <w:r>
        <w:rPr>
          <w:rFonts w:ascii="Times New Roman" w:hAnsi="Times New Roman"/>
          <w:sz w:val="26"/>
          <w:szCs w:val="26"/>
        </w:rPr>
        <w:t xml:space="preserve"> Công ty Kinh doanh Sản phẩm khí sang </w:t>
      </w:r>
      <w:r>
        <w:rPr>
          <w:rFonts w:ascii="Times New Roman" w:hAnsi="Times New Roman"/>
          <w:sz w:val="26"/>
          <w:szCs w:val="26"/>
          <w:lang w:val="pt-BR"/>
        </w:rPr>
        <w:t xml:space="preserve">Chi nhánh Kinh doanh LNG -Tổng công ty Khí Việt Nam - CTCP</w:t>
      </w:r>
      <w:r>
        <w:rPr>
          <w:rFonts w:ascii="Times New Roman" w:hAnsi="Times New Roman"/>
          <w:sz w:val="26"/>
          <w:szCs w:val="26"/>
        </w:rPr>
        <w:t xml:space="preserve"> với các nội dung như sau:</w:t>
      </w:r>
    </w:p>
    <w:p w14:paraId="353720C4" w14:textId="49E3D297" w:rsidR="00D47A34" w:rsidRPr="0074719D" w:rsidRDefault="00D47A34" w:rsidP="00EE45C8">
      <w:pPr>
        <w:numPr>
          <w:ilvl w:val="0"/>
          <w:numId w:val="16"/>
        </w:numPr>
        <w:tabs>
          <w:tab w:val="left" w:pos="851"/>
        </w:tabs>
        <w:spacing w:after="120" w:line="276" w:lineRule="auto"/>
        <w:ind w:left="0" w:firstLine="567"/>
        <w:rPr>
          <w:b/>
          <w:lang w:val="fr-FR"/>
        </w:rPr>
      </w:pPr>
      <w:r>
        <w:rPr>
          <w:b/>
          <w:lang w:val="fr-FR"/>
        </w:rPr>
        <w:t>ĐỊNH NGHĨA VÀ GIẢI THÍCH</w:t>
      </w:r>
    </w:p>
    <w:p w14:paraId="1EF0DED0" w14:textId="77777777" w:rsidR="00D47A34" w:rsidRPr="0074719D" w:rsidRDefault="00D47A34" w:rsidP="00EE45C8">
      <w:pPr>
        <w:numPr>
          <w:ilvl w:val="0"/>
          <w:numId w:val="17"/>
        </w:numPr>
        <w:tabs>
          <w:tab w:val="left" w:pos="851"/>
        </w:tabs>
        <w:spacing w:after="120" w:line="276" w:lineRule="auto"/>
        <w:ind w:left="0" w:firstLine="567"/>
        <w:rPr>
          <w:lang w:val="fr-FR"/>
        </w:rPr>
      </w:pPr>
      <w:r>
        <w:rPr>
          <w:lang w:val="fr-FR"/>
        </w:rPr>
        <w:t xml:space="preserve">Trong bản </w:t>
      </w:r>
      <w:r>
        <w:rPr>
          <w:b/>
          <w:lang w:val="fr-FR"/>
        </w:rPr>
        <w:t xml:space="preserve">Thỏa thuận</w:t>
      </w:r>
      <w:r>
        <w:rPr>
          <w:lang w:val="fr-FR"/>
        </w:rPr>
        <w:t xml:space="preserve"> này (trừ khi được định nghĩa trong thỏa thuận này hoặc ngữ cảnh có yêu cầu khác), các từ và cụm từ được sử dụng trong Thỏa thuận sẽ có cùng ý nghĩa như được mô tả trong Hợp đồng;</w:t>
      </w:r>
    </w:p>
    <w:p w14:paraId="19A0A2B6" w14:textId="66244F73" w:rsidR="00D47A34" w:rsidRPr="0074719D" w:rsidRDefault="00D47A34" w:rsidP="00EE45C8">
      <w:pPr>
        <w:numPr>
          <w:ilvl w:val="0"/>
          <w:numId w:val="17"/>
        </w:numPr>
        <w:tabs>
          <w:tab w:val="left" w:pos="851"/>
        </w:tabs>
        <w:spacing w:after="120" w:line="276" w:lineRule="auto"/>
        <w:ind w:left="0" w:firstLine="567"/>
        <w:rPr>
          <w:lang w:val="fr-FR"/>
        </w:rPr>
      </w:pPr>
      <w:r>
        <w:rPr>
          <w:lang w:val="fr-FR"/>
        </w:rPr>
        <w:t xml:space="preserve">"Hợp đồng": Là Hợp đồng mua bán khí thiên nhiên hóa lỏng giữa Chi nhánh Tổng công ty Khí Việt Nam – CTCP – Công ty Kinh doanh Sản phẩm khí và Công ty cổ phần Phân phối Khí thấp áp Dầu khí Việt Nam </w:t>
      </w:r>
      <w:r>
        <w:rPr>
          <w:color w:val="000000" w:themeColor="text1"/>
          <w:spacing w:val="-6"/>
          <w:lang w:val="sv-SE"/>
        </w:rPr>
        <w:t>số 140/2026/PVGASTRADING-PVGASD/B4 ký ngày</w:t>
      </w:r>
      <w:r>
        <w:rPr>
          <w:color w:val="000000" w:themeColor="text1"/>
          <w:spacing w:val="-6"/>
          <w:lang w:val="vi-VN"/>
        </w:rPr>
        <w:t xml:space="preserve"> </w:t>
      </w:r>
      <w:r>
        <w:rPr>
          <w:color w:val="000000" w:themeColor="text1"/>
          <w:spacing w:val="-6"/>
          <w:lang w:val="sv-SE"/>
        </w:rPr>
        <w:t>17/04/2026</w:t>
      </w:r>
      <w:r>
        <w:rPr>
          <w:lang w:val="fr-FR"/>
        </w:rPr>
        <w:t xml:space="preserve"> (bao gồm toàn bộ các điều khoản Hợp đồng, các phụ lục đính kèm Hợp đồng, các công văn thông báo đơn giá bán LNG cho khối lượng LNG đăng ký đã được xác nhận (công văn số 3299/KDK-KD ngày 09/7/2026 và số </w:t>
        <w:lastRenderedPageBreak/>
        <w:t xml:space="preserve">4031/KDK-KD ngày 18/8/2026) cũng như các điều chỉnh Sửa Đổi Bổ Sung khác của Hợp đồng);</w:t>
      </w:r>
    </w:p>
    <w:p w14:paraId="428EEF17" w14:textId="25979A56" w:rsidR="00D47A34" w:rsidRDefault="00D47A34" w:rsidP="00EE45C8">
      <w:pPr>
        <w:numPr>
          <w:ilvl w:val="0"/>
          <w:numId w:val="17"/>
        </w:numPr>
        <w:tabs>
          <w:tab w:val="left" w:pos="851"/>
        </w:tabs>
        <w:spacing w:after="120" w:line="276" w:lineRule="auto"/>
        <w:ind w:left="0" w:firstLine="567"/>
        <w:rPr>
          <w:lang w:val="fr-FR"/>
        </w:rPr>
      </w:pPr>
      <w:r>
        <w:rPr>
          <w:lang w:val="fr-FR"/>
        </w:rPr>
        <w:t xml:space="preserve">"Thỏa thuận": Là Thỏa thuận sửa đổi bổ sung số 02.</w:t>
      </w:r>
    </w:p>
    <w:p w14:paraId="775009BA" w14:textId="1A08CB3E" w:rsidR="00EE45C8" w:rsidRPr="004A3F9B" w:rsidRDefault="00A91BBA" w:rsidP="00DC468F">
      <w:pPr>
        <w:numPr>
          <w:ilvl w:val="0"/>
          <w:numId w:val="17"/>
        </w:numPr>
        <w:tabs>
          <w:tab w:val="left" w:pos="851"/>
        </w:tabs>
        <w:spacing w:after="120" w:line="276" w:lineRule="auto"/>
        <w:ind w:left="0" w:firstLine="567"/>
        <w:rPr>
          <w:lang w:val="fr-FR"/>
        </w:rPr>
      </w:pPr>
      <w:commentRangeStart w:id="105"/>
      <w:r>
        <w:rPr>
          <w:lang w:val="fr-FR"/>
        </w:rPr>
        <w:t>"</w:t>
      </w:r>
      <w:r>
        <w:rPr>
          <w:color w:val="FF0000"/>
          <w:lang w:val="fr-FR"/>
        </w:rPr>
        <w:t xml:space="preserve">Ngày chuyển giao</w:t>
      </w:r>
      <w:r>
        <w:rPr>
          <w:lang w:val="fr-FR"/>
        </w:rPr>
        <w:t>"</w:t>
      </w:r>
      <w:del w:id="9023" w:author="huy.dt" w:date="2026-10-27T08:00:00Z">
        <w:r>
          <w:rPr>
            <w:color w:val="FF0000"/>
            <w:lang w:val="fr-FR"/>
          </w:rPr>
          <w:delText xml:space="preserve">: là 00h ngày … tháng…năm 2026</w:delText>
        </w:r>
      </w:del>
      <w:ins w:id="9024" w:author="huy.dt" w:date="2026-10-27T08:00:00Z">
        <w:r>
          <w:rPr>
            <w:color w:val="FF0000"/>
            <w:lang w:val="fr-FR"/>
          </w:rPr>
          <w:t xml:space="preserve">: là thời điểm 00 giờ 00 phút ngày 01/11/2026.</w:t>
        </w:r>
      </w:ins>
      <w:commentRangeEnd w:id="105"/>
      <w:r>
        <w:rPr>
          <w:rStyle w:val="CommentReference"/>
        </w:rPr>
        <w:commentReference w:id="105"/>
      </w:r>
    </w:p>
    <w:p>
      <w:pPr>
        <w:numPr>
          <w:ilvl w:val="0"/>
          <w:numId w:val="17"/>
        </w:numPr>
        <w:tabs>
          <w:tab w:val="left" w:pos="851"/>
        </w:tabs>
        <w:spacing w:after="120" w:line="276" w:lineRule="auto"/>
        <w:ind w:left="0" w:firstLine="567"/>
        <w:rPr>
          <w:ins w:id="9025" w:author="huy.dt" w:date="2026-10-27T08:00:00Z"/>
          <w:lang w:val="fr-FR"/>
        </w:rPr>
      </w:pPr>
      <w:ins w:id="9026" w:author="huy.dt" w:date="2026-10-27T08:00:00Z">
        <w:r>
          <w:rPr>
            <w:b/>
            <w:lang w:val="fr-FR"/>
          </w:rPr>
          <w:t xml:space="preserve">"Thời điểm chốt số liệu"</w:t>
        </w:r>
      </w:ins>
      <w:ins w:id="9027" w:author="huy.dt" w:date="2026-10-27T08:00:00Z">
        <w:r>
          <w:rPr>
            <w:lang w:val="fr-FR"/>
          </w:rPr>
          <w:t xml:space="preserve">: là thời điểm 24 giờ 00 phút ngày 31/10/2026.</w:t>
        </w:r>
      </w:ins>
    </w:p>
    <w:p>
      <w:pPr>
        <w:numPr>
          <w:ilvl w:val="0"/>
          <w:numId w:val="17"/>
        </w:numPr>
        <w:tabs>
          <w:tab w:val="left" w:pos="851"/>
        </w:tabs>
        <w:spacing w:after="120" w:line="276" w:lineRule="auto"/>
        <w:ind w:left="0" w:firstLine="567"/>
        <w:rPr>
          <w:ins w:id="9028" w:author="huy.dt" w:date="2026-10-27T08:00:00Z"/>
          <w:lang w:val="fr-FR"/>
        </w:rPr>
      </w:pPr>
      <w:ins w:id="9029" w:author="huy.dt" w:date="2026-10-27T08:00:00Z">
        <w:r>
          <w:rPr>
            <w:b/>
            <w:lang w:val="fr-FR"/>
          </w:rPr>
          <w:t xml:space="preserve">"Chuyến HÀNG trước chuyển giao"</w:t>
        </w:r>
      </w:ins>
      <w:ins w:id="9030" w:author="huy.dt" w:date="2026-10-27T08:00:00Z">
        <w:r>
          <w:rPr>
            <w:lang w:val="fr-FR"/>
          </w:rPr>
          <w:t xml:space="preserve">: là chuyến HÀNG đã hoàn thành bơm HÀNG và có Phiếu cân tại Kho trước Ngày chuyển giao, kể cả trường hợp việc giao nhận tại Điểm Giao Nhận hoàn thành sau Ngày chuyển giao. Chuyến HÀNG bắt đầu bơm HÀNG tại Kho kể từ Ngày chuyển giao là "Chuyến HÀNG sau chuyển giao".</w:t>
        </w:r>
      </w:ins>
    </w:p>
    <w:p>
      <w:pPr>
        <w:numPr>
          <w:ilvl w:val="0"/>
          <w:numId w:val="17"/>
        </w:numPr>
        <w:tabs>
          <w:tab w:val="left" w:pos="851"/>
        </w:tabs>
        <w:spacing w:after="120" w:line="276" w:lineRule="auto"/>
        <w:ind w:left="0" w:firstLine="567"/>
        <w:rPr>
          <w:ins w:id="9031" w:author="huy.dt" w:date="2026-10-27T08:00:00Z"/>
          <w:lang w:val="fr-FR"/>
        </w:rPr>
      </w:pPr>
      <w:ins w:id="9032" w:author="huy.dt" w:date="2026-10-27T08:00:00Z">
        <w:r>
          <w:rPr>
            <w:b/>
            <w:lang w:val="fr-FR"/>
          </w:rPr>
          <w:t xml:space="preserve">"Nghĩa vụ trước chuyển giao"</w:t>
        </w:r>
      </w:ins>
      <w:ins w:id="9033" w:author="huy.dt" w:date="2026-10-27T08:00:00Z">
        <w:r>
          <w:rPr>
            <w:lang w:val="fr-FR"/>
          </w:rPr>
          <w:t xml:space="preserve">: là toàn bộ quyền, nghĩa vụ, công nợ, hóa đơn (kể cả hóa đơn điều chỉnh/thay thế theo Điều 10.1.2 của Hợp đồng), khiếu nại về chất lượng, hao hụt, phạt vi phạm và bồi thường thiệt hại giữa Bên A và Bên B phát sinh từ Chuyến HÀNG trước chuyển giao hoặc từ các sự kiện xảy ra trước Ngày chuyển giao.</w:t>
        </w:r>
      </w:ins>
    </w:p>
    <w:p w14:paraId="78F517FB" w14:textId="77777777" w:rsidR="00D47A34" w:rsidRPr="0074719D" w:rsidRDefault="00D47A34" w:rsidP="00EE45C8">
      <w:pPr>
        <w:numPr>
          <w:ilvl w:val="0"/>
          <w:numId w:val="16"/>
        </w:numPr>
        <w:tabs>
          <w:tab w:val="left" w:pos="851"/>
          <w:tab w:val="left" w:pos="993"/>
        </w:tabs>
        <w:spacing w:after="120" w:line="276" w:lineRule="auto"/>
        <w:ind w:left="0" w:firstLine="567"/>
        <w:rPr>
          <w:b/>
          <w:bCs/>
          <w:lang w:val="pt-BR"/>
        </w:rPr>
      </w:pPr>
      <w:r>
        <w:rPr>
          <w:b/>
          <w:bCs/>
          <w:lang w:val="pt-BR"/>
        </w:rPr>
        <w:t>NỘI DUNG THỎA THUẬN</w:t>
      </w:r>
    </w:p>
    <w:p w14:paraId="6DA601D3" w14:textId="1A59311B" w:rsidR="00D47A34" w:rsidRPr="0074719D" w:rsidRDefault="00D47A34" w:rsidP="00EE45C8">
      <w:pPr>
        <w:widowControl w:val="0"/>
        <w:numPr>
          <w:ilvl w:val="0"/>
          <w:numId w:val="15"/>
        </w:numPr>
        <w:tabs>
          <w:tab w:val="clear" w:pos="720"/>
          <w:tab w:val="left" w:pos="851"/>
        </w:tabs>
        <w:spacing w:after="120" w:line="276" w:lineRule="auto"/>
        <w:ind w:left="0" w:firstLine="567"/>
        <w:rPr>
          <w:bCs/>
          <w:lang w:val="pt-BR"/>
        </w:rPr>
      </w:pPr>
      <w:commentRangeStart w:id="106"/>
      <w:r>
        <w:rPr>
          <w:bCs/>
          <w:lang w:val="pt-BR"/>
        </w:rPr>
        <w:t xml:space="preserve">Bên A đồng ý chuyển giao và Bên C đồng ý nhận </w:t>
      </w:r>
      <w:del w:id="9034" w:author="huy.dt" w:date="2026-10-27T08:00:00Z">
        <w:r>
          <w:rPr>
            <w:bCs/>
            <w:lang w:val="pt-BR"/>
          </w:rPr>
          <w:delText xml:space="preserve">toàn bộ việc thực hiện các quyền</w:delText>
        </w:r>
      </w:del>
      <w:ins w:id="9035" w:author="huy.dt" w:date="2026-10-27T08:00:00Z">
        <w:r>
          <w:rPr>
            <w:bCs/>
            <w:lang w:val="pt-BR"/>
          </w:rPr>
          <w:t xml:space="preserve">toàn bộ các quyền</w:t>
        </w:r>
      </w:ins>
      <w:r>
        <w:rPr>
          <w:bCs/>
          <w:lang w:val="pt-BR"/>
        </w:rPr>
        <w:t xml:space="preserve">, nghĩa vụ và trách nhiệm của Bên A trong Hợp đồng đối với Bên B và được Bên B chấp thuận kể từ Ngày chuyển giao. </w:t>
      </w:r>
      <w:ins w:id="9036" w:author="huy.dt" w:date="2026-10-27T08:00:00Z">
        <w:r>
          <w:rPr>
            <w:bCs/>
            <w:lang w:val="pt-BR"/>
          </w:rPr>
          <w:t xml:space="preserve">Thỏa thuận này là văn bản chấp thuận của Bên B theo Điều 17.3 của Hợp đồng và Điều 370 Bộ luật Dân sự 2015, đồng thời là văn bản thông báo việc chuyển giao quyền yêu cầu theo Điều 365 Bộ luật Dân sự 2015. Nghĩa vụ trước chuyển giao không thuộc phạm vi chuyển giao.</w:t>
        </w:r>
      </w:ins>
      <w:commentRangeEnd w:id="106"/>
      <w:r>
        <w:rPr>
          <w:rStyle w:val="CommentReference"/>
        </w:rPr>
        <w:commentReference w:id="106"/>
      </w:r>
    </w:p>
    <w:p w14:paraId="14A0EF6B" w14:textId="4C80B8EE" w:rsidR="00D47A34" w:rsidRPr="0074719D" w:rsidRDefault="00FF320F" w:rsidP="00EE45C8">
      <w:pPr>
        <w:widowControl w:val="0"/>
        <w:numPr>
          <w:ilvl w:val="0"/>
          <w:numId w:val="15"/>
        </w:numPr>
        <w:tabs>
          <w:tab w:val="clear" w:pos="720"/>
          <w:tab w:val="left" w:pos="851"/>
        </w:tabs>
        <w:spacing w:after="120" w:line="276" w:lineRule="auto"/>
        <w:ind w:left="0" w:firstLine="567"/>
        <w:rPr>
          <w:bCs/>
          <w:lang w:val="pt-BR"/>
        </w:rPr>
      </w:pPr>
      <w:r>
        <w:rPr>
          <w:bCs/>
          <w:lang w:val="pt-BR"/>
        </w:rPr>
        <w:t xml:space="preserve">Các cụm từ “Bên Bán” trong Hợp đồng sau Ngày chuyển giao sẽ được hiểu là Bên C.</w:t>
      </w:r>
      <w:ins w:id="9037" w:author="huy.dt" w:date="2026-10-27T08:00:00Z">
        <w:r>
          <w:rPr>
            <w:bCs/>
            <w:lang w:val="pt-BR"/>
          </w:rPr>
          <w:t xml:space="preserve"> Mọi dẫn chiếu đến "Chi nhánh Tổng công ty Khí Việt Nam – CTCP – Công ty Kinh doanh Sản phẩm khí" hoặc "PV GAS Trading" với tư cách Bên Bán trong Hợp đồng và các biểu mẫu kèm theo (Phụ lục 03, 04A, 04B, 04C và Biên bản kiểm tra giao nhận xe bồn LNG) được hiểu là dẫn chiếu đến Bên C; cụm từ "Hai Bên" được hiểu là Bên B và Bên C. Thông tin của Bên Bán tại phần đầu Hợp đồng được thay thế bằng thông tin của Bên C nêu tại Thỏa thuận này.</w:t>
        </w:r>
      </w:ins>
    </w:p>
    <w:p w14:paraId="4D96A189" w14:textId="01436A2A" w:rsidR="00B5004C" w:rsidRPr="0074719D" w:rsidRDefault="00C53304" w:rsidP="00EE45C8">
      <w:pPr>
        <w:widowControl w:val="0"/>
        <w:numPr>
          <w:ilvl w:val="0"/>
          <w:numId w:val="15"/>
        </w:numPr>
        <w:tabs>
          <w:tab w:val="clear" w:pos="720"/>
          <w:tab w:val="left" w:pos="851"/>
        </w:tabs>
        <w:spacing w:after="120" w:line="276" w:lineRule="auto"/>
        <w:ind w:left="0" w:firstLine="567"/>
        <w:rPr>
          <w:bCs/>
          <w:lang w:val="pt-BR"/>
        </w:rPr>
      </w:pPr>
      <w:r>
        <w:rPr>
          <w:lang w:val="pt-BR"/>
        </w:rPr>
        <w:t xml:space="preserve">Xác nhận công nợ và khối lượng </w:t>
      </w:r>
      <w:del w:id="9038" w:author="huy.dt" w:date="2026-10-27T08:00:00Z">
        <w:r>
          <w:rPr>
            <w:lang w:val="pt-BR"/>
          </w:rPr>
          <w:delText xml:space="preserve">khí</w:delText>
        </w:r>
      </w:del>
      <w:ins w:id="9039" w:author="huy.dt" w:date="2026-10-27T08:00:00Z">
        <w:r>
          <w:rPr>
            <w:lang w:val="pt-BR"/>
          </w:rPr>
          <w:t xml:space="preserve">LNG</w:t>
        </w:r>
      </w:ins>
    </w:p>
    <w:p w14:paraId="3B6624EE" w14:textId="1E32641B" w:rsidR="002E7C58" w:rsidRPr="004A3F9B" w:rsidRDefault="000B5D9A" w:rsidP="00DC468F">
      <w:pPr>
        <w:pStyle w:val="ListParagraph"/>
        <w:widowControl w:val="0"/>
        <w:numPr>
          <w:ilvl w:val="1"/>
          <w:numId w:val="21"/>
        </w:numPr>
        <w:tabs>
          <w:tab w:val="left" w:pos="993"/>
        </w:tabs>
        <w:spacing w:before="120" w:after="120" w:line="276" w:lineRule="auto"/>
        <w:contextualSpacing w:val="0"/>
        <w:rPr>
          <w:rFonts w:ascii="Times New Roman" w:hAnsi="Times New Roman"/>
          <w:bCs/>
          <w:sz w:val="26"/>
          <w:szCs w:val="26"/>
          <w:lang w:val="pt-BR"/>
        </w:rPr>
      </w:pPr>
      <w:r>
        <w:rPr>
          <w:rFonts w:ascii="Times New Roman" w:hAnsi="Times New Roman"/>
          <w:sz w:val="26"/>
          <w:szCs w:val="26"/>
          <w:lang w:val="pt-BR"/>
        </w:rPr>
        <w:t xml:space="preserve">Tính đến </w:t>
      </w:r>
      <w:del w:id="9040" w:author="huy.dt" w:date="2026-10-27T08:00:00Z">
        <w:r>
          <w:rPr>
            <w:rFonts w:ascii="Times New Roman" w:hAnsi="Times New Roman"/>
            <w:sz w:val="26"/>
            <w:szCs w:val="26"/>
            <w:lang w:val="pt-BR"/>
          </w:rPr>
          <w:delText xml:space="preserve">Ngày chuyển giao</w:delText>
        </w:r>
      </w:del>
      <w:ins w:id="9041" w:author="huy.dt" w:date="2026-10-27T08:00:00Z">
        <w:r>
          <w:rPr>
            <w:rFonts w:ascii="Times New Roman" w:hAnsi="Times New Roman"/>
            <w:sz w:val="26"/>
            <w:szCs w:val="26"/>
            <w:lang w:val="pt-BR"/>
          </w:rPr>
          <w:t xml:space="preserve">Thời điểm chốt số liệu</w:t>
        </w:r>
      </w:ins>
      <w:r>
        <w:rPr>
          <w:rFonts w:ascii="Times New Roman" w:hAnsi="Times New Roman"/>
          <w:sz w:val="26"/>
          <w:szCs w:val="26"/>
          <w:lang w:val="pt-BR"/>
        </w:rPr>
        <w:t xml:space="preserve">: </w:t>
      </w:r>
    </w:p>
    <w:p w14:paraId="377568E5" w14:textId="3662A302" w:rsidR="00AA3F88" w:rsidRPr="00BB2C94" w:rsidRDefault="000B5D9A" w:rsidP="00EE45C8">
      <w:pPr>
        <w:pStyle w:val="ListParagraph"/>
        <w:widowControl w:val="0"/>
        <w:numPr>
          <w:ilvl w:val="0"/>
          <w:numId w:val="18"/>
        </w:numPr>
        <w:spacing w:before="120" w:after="120" w:line="276" w:lineRule="auto"/>
        <w:ind w:left="0" w:firstLine="567"/>
        <w:contextualSpacing w:val="0"/>
        <w:jc w:val="both"/>
        <w:rPr>
          <w:del w:id="9051" w:author="huy.dt" w:date="2026-10-27T08:00:00Z"/>
          <w:rFonts w:ascii="Times New Roman" w:hAnsi="Times New Roman"/>
          <w:strike/>
          <w:color w:val="EE0000"/>
          <w:sz w:val="26"/>
          <w:szCs w:val="26"/>
          <w:lang w:val="pt-BR"/>
        </w:rPr>
      </w:pPr>
      <w:commentRangeStart w:id="107"/>
      <w:del w:id="9042" w:author="huy.dt" w:date="2026-10-27T08:00:00Z">
        <w:r>
          <w:rPr>
            <w:rFonts w:ascii="Times New Roman" w:hAnsi="Times New Roman"/>
            <w:strike/>
            <w:sz w:val="26"/>
            <w:szCs w:val="26"/>
            <w:lang w:val="pt-BR"/>
          </w:rPr>
          <w:delText xml:space="preserve">Khối lượng LNG đã giao nhận giữa Bên A và Bên B theo cam kết tại công văn số 3299/KDK-KD ngày 09/7/2026 và công văn số 4031/KDK-KD ngày 18/8/2026 là: ⁠</w:delText>
        </w:r>
      </w:del>
      <w:del w:id="9043" w:author="huy.dt" w:date="2026-10-27T08:00:00Z">
        <w:r>
          <w:rPr>
            <w:rFonts w:ascii="Times New Roman" w:hAnsi="Times New Roman"/>
            <w:strike/>
            <w:color w:val="EE0000"/>
            <w:sz w:val="26"/>
            <w:szCs w:val="26"/>
            <w:lang w:val="pt-BR"/>
          </w:rPr>
          <w:delText xml:space="preserve">1.559,34 MT</w:delText>
        </w:r>
      </w:del>
      <w:del w:id="9044" w:author="huy.dt" w:date="2026-10-27T08:00:00Z">
        <w:r>
          <w:rPr>
            <w:rFonts w:ascii="Times New Roman" w:hAnsi="Times New Roman"/>
            <w:strike/>
            <w:sz w:val="26"/>
            <w:szCs w:val="26"/>
            <w:lang w:val="pt-BR"/>
          </w:rPr>
          <w:delText xml:space="preserve">, </w:delText>
        </w:r>
      </w:del>
      <w:commentRangeStart w:id="3"/>
      <w:del w:id="9045" w:author="huy.dt" w:date="2026-10-27T08:00:00Z">
        <w:r>
          <w:rPr>
            <w:rFonts w:ascii="Times New Roman" w:hAnsi="Times New Roman"/>
            <w:strike/>
            <w:sz w:val="26"/>
            <w:szCs w:val="26"/>
            <w:lang w:val="pt-BR"/>
          </w:rPr>
          <w:delText xml:space="preserve">khối lượng LNG còn lại là: ⁠</w:delText>
        </w:r>
      </w:del>
      <w:del w:id="9046" w:author="huy.dt" w:date="2026-10-27T08:00:00Z">
        <w:r>
          <w:rPr>
            <w:rFonts w:ascii="Times New Roman" w:hAnsi="Times New Roman"/>
            <w:strike/>
            <w:color w:val="EE0000"/>
            <w:sz w:val="26"/>
            <w:szCs w:val="26"/>
            <w:lang w:val="pt-BR"/>
          </w:rPr>
          <w:delText xml:space="preserve">915,66 MT </w:delText>
        </w:r>
      </w:del>
      <w:commentRangeEnd w:id="3"/>
      <w:r>
        <w:rPr>
          <w:rStyle w:val="CommentReference"/>
          <w:rFonts w:ascii="Times New Roman" w:hAnsi="Times New Roman"/>
          <w:iCs/>
          <w:strike/>
        </w:rPr>
        <w:commentReference w:id="3"/>
      </w:r>
      <w:del w:id="9047" w:author="huy.dt" w:date="2026-10-27T08:00:00Z">
        <w:r>
          <w:rPr>
            <w:rFonts w:ascii="Times New Roman" w:hAnsi="Times New Roman"/>
            <w:strike/>
            <w:sz w:val="26"/>
            <w:szCs w:val="26"/>
            <w:lang w:val="pt-BR"/>
          </w:rPr>
          <w:delText>.</w:delText>
        </w:r>
      </w:del>
      <w:del w:id="9048" w:author="huy.dt" w:date="2026-10-27T08:00:00Z">
        <w:r>
          <w:rPr>
            <w:strike/>
            <w:lang w:val="pt-BR"/>
          </w:rPr>
          <w:delText xml:space="preserve"> </w:delText>
        </w:r>
      </w:del>
      <w:del w:id="9049" w:author="huy.dt" w:date="2026-10-27T08:00:00Z">
        <w:r>
          <w:rPr>
            <w:rFonts w:ascii="Times New Roman" w:hAnsi="Times New Roman"/>
            <w:strike/>
            <w:color w:val="000000" w:themeColor="text1"/>
            <w:sz w:val="26"/>
            <w:szCs w:val="26"/>
            <w:lang w:val="pt-BR"/>
          </w:rPr>
          <w:delText xml:space="preserve">Thời hạn giao nhận khối lượng LNG còn lại là </w:delText>
        </w:r>
      </w:del>
      <w:del w:id="9050" w:author="huy.dt" w:date="2026-10-27T08:00:00Z">
        <w:r>
          <w:rPr>
            <w:rFonts w:ascii="Times New Roman" w:hAnsi="Times New Roman"/>
            <w:strike/>
            <w:color w:val="EE0000"/>
            <w:sz w:val="26"/>
            <w:szCs w:val="26"/>
            <w:lang w:val="pt-BR"/>
          </w:rPr>
          <w:delText>31/12/2026.</w:delText>
        </w:r>
      </w:del>
      <w:commentRangeEnd w:id="107"/>
      <w:r>
        <w:rPr>
          <w:rStyle w:val="CommentReference"/>
        </w:rPr>
        <w:commentReference w:id="107"/>
      </w:r>
    </w:p>
    <w:p w14:paraId="0114601E" w14:textId="484C564E" w:rsidR="00821BFC" w:rsidRPr="00896F44" w:rsidRDefault="00821BFC" w:rsidP="00EE45C8">
      <w:pPr>
        <w:pStyle w:val="ListParagraph"/>
        <w:widowControl w:val="0"/>
        <w:numPr>
          <w:ilvl w:val="0"/>
          <w:numId w:val="18"/>
        </w:numPr>
        <w:spacing w:before="120" w:after="120" w:line="276" w:lineRule="auto"/>
        <w:ind w:left="0" w:firstLine="567"/>
        <w:contextualSpacing w:val="0"/>
        <w:jc w:val="both"/>
        <w:rPr>
          <w:del w:id="9055" w:author="huy.dt" w:date="2026-10-27T08:00:00Z"/>
          <w:rFonts w:ascii="Times New Roman" w:hAnsi="Times New Roman"/>
          <w:strike/>
          <w:color w:val="EE0000"/>
          <w:sz w:val="26"/>
          <w:szCs w:val="26"/>
          <w:lang w:val="pt-BR"/>
        </w:rPr>
      </w:pPr>
      <w:del w:id="9052" w:author="huy.dt" w:date="2026-10-27T08:00:00Z">
        <w:r>
          <w:rPr>
            <w:rFonts w:ascii="Times New Roman" w:hAnsi="Times New Roman"/>
            <w:strike/>
            <w:sz w:val="26"/>
            <w:szCs w:val="26"/>
            <w:lang w:val="pt-BR"/>
          </w:rPr>
          <w:delText xml:space="preserve">Giá bán cho khối lượng LNG còn lại là </w:delText>
        </w:r>
      </w:del>
      <w:del w:id="9053" w:author="huy.dt" w:date="2026-10-27T08:00:00Z">
        <w:r>
          <w:rPr>
            <w:rFonts w:ascii="Times New Roman" w:hAnsi="Times New Roman"/>
            <w:strike/>
            <w:color w:val="FF0000"/>
            <w:sz w:val="26"/>
            <w:szCs w:val="26"/>
            <w:lang w:val="pt-BR"/>
          </w:rPr>
          <w:delText>19,….</w:delText>
        </w:r>
      </w:del>
      <w:del w:id="9054" w:author="huy.dt" w:date="2026-10-27T08:00:00Z">
        <w:r>
          <w:rPr>
            <w:rFonts w:ascii="Times New Roman" w:hAnsi="Times New Roman"/>
            <w:strike/>
            <w:color w:val="EE0000"/>
            <w:sz w:val="26"/>
            <w:szCs w:val="26"/>
            <w:lang w:val="pt-BR"/>
          </w:rPr>
          <w:delText>USD/MMBTU.</w:delText>
        </w:r>
      </w:del>
    </w:p>
    <w:p w14:paraId="3397C27B" w14:textId="35FFF646" w:rsidR="00BB2C94" w:rsidRPr="00896F44" w:rsidRDefault="00BB2C94" w:rsidP="00BB2C94">
      <w:pPr>
        <w:pStyle w:val="ListParagraph"/>
        <w:widowControl w:val="0"/>
        <w:numPr>
          <w:ilvl w:val="0"/>
          <w:numId w:val="18"/>
        </w:numPr>
        <w:spacing w:before="120" w:after="120" w:line="276" w:lineRule="auto"/>
        <w:ind w:left="0" w:firstLine="567"/>
        <w:contextualSpacing w:val="0"/>
        <w:jc w:val="both"/>
        <w:rPr>
          <w:rFonts w:ascii="Times New Roman" w:hAnsi="Times New Roman"/>
          <w:color w:val="FF0000"/>
          <w:sz w:val="26"/>
          <w:szCs w:val="26"/>
          <w:lang w:val="pt-BR"/>
        </w:rPr>
      </w:pPr>
      <w:commentRangeStart w:id="108"/>
      <w:del w:id="9056" w:author="huy.dt" w:date="2026-10-27T08:00:00Z">
        <w:r>
          <w:rPr>
            <w:rFonts w:ascii="Times New Roman" w:hAnsi="Times New Roman"/>
            <w:color w:val="FF0000"/>
            <w:sz w:val="26"/>
            <w:szCs w:val="26"/>
            <w:lang w:val="pt-BR"/>
          </w:rPr>
          <w:delText xml:space="preserve">PVGas Trading sẽ thông báo bằng văn bản khối lượng cam kết, khối lượng hàng còn lại sau cam kết và giá bán sau 24h ngày 31/10/2026.</w:delText>
        </w:r>
      </w:del>
      <w:ins w:id="9057" w:author="huy.dt" w:date="2026-10-27T08:00:00Z">
        <w:r>
          <w:rPr>
            <w:rFonts w:ascii="Times New Roman" w:hAnsi="Times New Roman"/>
            <w:color w:val="FF0000"/>
            <w:sz w:val="26"/>
            <w:szCs w:val="26"/>
            <w:lang w:val="pt-BR"/>
          </w:rPr>
          <w:t xml:space="preserve">Chậm nhất trong vòng 03 (ba) Ngày Làm Việc kể từ Thời điểm chốt số liệu, Bên A thông báo bằng văn bản cho Bên C, đồng gửi Bên B: (i) khối lượng LNG cam kết theo các công văn số 3299/KDK-KD ngày 09/7/2026 và số 4031/KDK-KD ngày 18/8/2026; (ii) khối lượng đã giao nhận và khối lượng LNG còn lại chưa thực hiện; (iii) đơn giá áp dụng cho khối lượng LNG còn lại và văn bản căn cứ; (iv) danh sách Chuyến HÀNG trước chuyển giao chưa hoàn thành giao nhận (nếu có); (v) kế hoạch giao nhận tháng 11/2026 đã xác nhận, nhiệt trị quy đổi và chứng thư giám định đang áp dụng.</w:t>
        </w:r>
      </w:ins>
      <w:commentRangeEnd w:id="108"/>
      <w:r>
        <w:rPr>
          <w:rStyle w:val="CommentReference"/>
        </w:rPr>
        <w:commentReference w:id="108"/>
      </w:r>
    </w:p>
    <w:p>
      <w:pPr>
        <w:pStyle w:val="ListParagraph"/>
        <w:widowControl w:val="0"/>
        <w:numPr>
          <w:ilvl w:val="0"/>
          <w:numId w:val="18"/>
        </w:numPr>
        <w:spacing w:before="120" w:after="120" w:line="276" w:lineRule="auto"/>
        <w:ind w:left="0" w:firstLine="567"/>
        <w:contextualSpacing w:val="0"/>
        <w:jc w:val="both"/>
        <w:rPr>
          <w:ins w:id="9058" w:author="huy.dt" w:date="2026-10-27T08:00:00Z"/>
          <w:rFonts w:ascii="Times New Roman" w:hAnsi="Times New Roman"/>
          <w:color w:val="FF0000"/>
          <w:sz w:val="26"/>
          <w:szCs w:val="26"/>
          <w:lang w:val="pt-BR"/>
        </w:rPr>
      </w:pPr>
      <w:ins w:id="9059" w:author="huy.dt" w:date="2026-10-27T08:00:00Z">
        <w:r>
          <w:rPr>
            <w:rFonts w:ascii="Times New Roman" w:hAnsi="Times New Roman"/>
            <w:sz w:val="26"/>
            <w:szCs w:val="26"/>
            <w:lang w:val="pt-BR"/>
          </w:rPr>
          <w:t xml:space="preserve">Chậm nhất trong vòng 05 (năm) Ngày Làm Việc kể từ Thời điểm chốt số liệu, Ba Bên ký Biên bản xác nhận số liệu tại Thời điểm chốt số liệu. Biên bản này là bộ phận không tách rời của Thỏa thuận. Việc chưa ký Biên bản không làm gián đoạn việc cung cấp LNG: kể từ Ngày chuyển giao, Bên C giao LNG cho Bên B theo kế hoạch giao nhận tháng 11/2026 đã được xác nhận và số liệu được điều chỉnh theo Biên bản được Ba Bên ký.</w:t>
        </w:r>
      </w:ins>
    </w:p>
    <w:p w14:paraId="64C967DC" w14:textId="21CEA862" w:rsidR="001F420B" w:rsidRPr="00896F44" w:rsidRDefault="00C172C1">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commentRangeStart w:id="109"/>
      <w:r>
        <w:rPr>
          <w:lang w:val="pt-BR"/>
        </w:rPr>
        <w:t xml:space="preserve">Đối với </w:t>
      </w:r>
      <w:del w:id="9060" w:author="huy.dt" w:date="2026-10-27T08:00:00Z">
        <w:r>
          <w:rPr>
            <w:lang w:val="pt-BR"/>
          </w:rPr>
          <w:delText xml:space="preserve">khối lượng HÀNG đã được </w:delText>
        </w:r>
      </w:del>
      <w:ins w:id="9061" w:author="huy.dt" w:date="2026-10-27T08:00:00Z">
        <w:r>
          <w:rPr>
            <w:lang w:val="pt-BR"/>
          </w:rPr>
          <w:t xml:space="preserve">các Chuyến HÀNG trước chuyển giao</w:t>
        </w:r>
      </w:ins>
      <w:del w:id="9062" w:author="huy.dt" w:date="2026-10-27T08:00:00Z">
        <w:r>
          <w:rPr>
            <w:rFonts w:ascii="Times New Roman" w:hAnsi="Times New Roman"/>
            <w:sz w:val="26"/>
            <w:szCs w:val="26"/>
            <w:lang w:val="pt-BR"/>
          </w:rPr>
          <w:delText xml:space="preserve">Bên A</w:delText>
        </w:r>
      </w:del>
      <w:del w:id="9063" w:author="huy.dt" w:date="2026-10-27T08:00:00Z">
        <w:r>
          <w:rPr>
            <w:lang w:val="pt-BR"/>
          </w:rPr>
          <w:delText xml:space="preserve"> giao trước 24 giờ 00 phút ngày 31/10/2026, </w:delText>
        </w:r>
      </w:del>
      <w:ins w:id="9064" w:author="huy.dt" w:date="2026-10-27T08:00:00Z">
        <w:r>
          <w:rPr>
            <w:lang w:val="pt-BR"/>
          </w:rPr>
          <w:t xml:space="preserve">, </w:t>
        </w:r>
      </w:ins>
      <w:r>
        <w:rPr>
          <w:lang w:val="pt-BR"/>
        </w:rPr>
        <w:t xml:space="preserve">Bên B có trách nhiệm thanh toán đầy đủ cho Bên A theo đúng thời hạn và các điều kiện thanh toán quy định tại Hợp đồng. </w:t>
      </w:r>
      <w:ins w:id="9065" w:author="huy.dt" w:date="2026-10-27T08:00:00Z">
        <w:r>
          <w:rPr>
            <w:lang w:val="pt-BR"/>
          </w:rPr>
          <w:t xml:space="preserve">Bên A tiếp tục chịu trách nhiệm giao HÀNG, bảo hiểm, phát hành hóa đơn (kể cả hóa đơn điều chỉnh/thay thế), nhận thanh toán và giải quyết khiếu nại đối với các Chuyến HÀNG trước chuyển giao.</w:t>
        </w:r>
      </w:ins>
      <w:commentRangeEnd w:id="109"/>
      <w:r>
        <w:rPr>
          <w:rStyle w:val="CommentReference"/>
        </w:rPr>
        <w:commentReference w:id="109"/>
      </w:r>
    </w:p>
    <w:p w14:paraId="56686364" w14:textId="4E172D56" w:rsidR="00B341E0" w:rsidRPr="00896F44" w:rsidRDefault="00B341E0" w:rsidP="00BB2C94">
      <w:pPr>
        <w:rPr>
          <w:del w:id="9068" w:author="huy.dt" w:date="2026-10-27T08:00:00Z"/>
          <w:lang w:val="pt-BR"/>
        </w:rPr>
      </w:pPr>
      <w:del w:id="9066" w:author="huy.dt" w:date="2026-10-27T08:00:00Z">
        <w:r>
          <w:rPr>
            <w:lang w:val="pt-BR"/>
          </w:rPr>
          <w:delText>(</w:delText>
        </w:r>
      </w:del>
      <w:del w:id="9067" w:author="huy.dt" w:date="2026-10-27T08:00:00Z">
        <w:r>
          <w:rPr>
            <w:i/>
            <w:color w:val="EE0000"/>
            <w:lang w:val="pt-BR"/>
          </w:rPr>
          <w:delText xml:space="preserve">các số liệu trên sẽ được cập nhật tại ngày chuyển giao)</w:delText>
        </w:r>
      </w:del>
    </w:p>
    <w:p w14:paraId="3F78D126" w14:textId="4451F501" w:rsidR="002E7C58" w:rsidRPr="00DC468F" w:rsidRDefault="000B5D9A" w:rsidP="00DC468F">
      <w:pPr>
        <w:pStyle w:val="ListParagraph"/>
        <w:widowControl w:val="0"/>
        <w:numPr>
          <w:ilvl w:val="1"/>
          <w:numId w:val="21"/>
        </w:numPr>
        <w:tabs>
          <w:tab w:val="left" w:pos="993"/>
        </w:tabs>
        <w:spacing w:before="120" w:after="120" w:line="276" w:lineRule="auto"/>
        <w:ind w:left="0" w:firstLine="567"/>
        <w:contextualSpacing w:val="0"/>
        <w:rPr>
          <w:rFonts w:ascii="Times New Roman" w:hAnsi="Times New Roman"/>
          <w:bCs/>
          <w:sz w:val="26"/>
          <w:szCs w:val="26"/>
          <w:lang w:val="pt-BR"/>
        </w:rPr>
      </w:pPr>
      <w:del w:id="9069" w:author="huy.dt" w:date="2026-10-27T08:00:00Z">
        <w:r>
          <w:rPr>
            <w:rFonts w:ascii="Times New Roman" w:hAnsi="Times New Roman"/>
            <w:sz w:val="26"/>
            <w:szCs w:val="26"/>
          </w:rPr>
          <w:delText xml:space="preserve">Kể từ Ngày chuyển giao : </w:delText>
        </w:r>
      </w:del>
      <w:ins w:id="9070" w:author="huy.dt" w:date="2026-10-27T08:00:00Z">
        <w:r>
          <w:rPr>
            <w:rFonts w:ascii="Times New Roman" w:hAnsi="Times New Roman"/>
            <w:sz w:val="26"/>
            <w:szCs w:val="26"/>
          </w:rPr>
          <w:t xml:space="preserve">Kể từ Ngày chuyển giao:</w:t>
        </w:r>
      </w:ins>
    </w:p>
    <w:p w14:paraId="7BD1F812" w14:textId="434A4C4E" w:rsidR="000B5D9A" w:rsidRPr="00BB2C94" w:rsidRDefault="000B5D9A" w:rsidP="004A3F9B">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commentRangeStart w:id="110"/>
      <w:del w:id="9071" w:author="huy.dt" w:date="2026-10-27T08:00:00Z">
        <w:r>
          <w:rPr>
            <w:rFonts w:ascii="Times New Roman" w:hAnsi="Times New Roman"/>
            <w:sz w:val="26"/>
            <w:szCs w:val="26"/>
            <w:lang w:val="pt-BR"/>
          </w:rPr>
          <w:delText xml:space="preserve">Toàn bộ khối lượng khí </w:delText>
        </w:r>
      </w:del>
      <w:ins w:id="9072" w:author="huy.dt" w:date="2026-10-27T08:00:00Z">
        <w:r>
          <w:rPr>
            <w:rFonts w:ascii="Times New Roman" w:hAnsi="Times New Roman"/>
            <w:sz w:val="26"/>
            <w:szCs w:val="26"/>
            <w:lang w:val="pt-BR"/>
          </w:rPr>
          <w:t xml:space="preserve">Toàn bộ khối lượng LNG </w:t>
        </w:r>
      </w:ins>
      <w:r>
        <w:rPr>
          <w:rFonts w:ascii="Times New Roman" w:hAnsi="Times New Roman"/>
          <w:iCs/>
          <w:sz w:val="26"/>
          <w:szCs w:val="26"/>
          <w:lang w:val="pt-BR"/>
        </w:rPr>
        <w:t xml:space="preserve">còn lại chưa được giao nhận </w:t>
      </w:r>
      <w:r>
        <w:rPr>
          <w:rFonts w:ascii="Times New Roman" w:hAnsi="Times New Roman"/>
          <w:sz w:val="26"/>
          <w:szCs w:val="26"/>
          <w:lang w:val="pt-BR"/>
        </w:rPr>
        <w:t xml:space="preserve">sẽ được Bên C cung cấp cho Bên B. Bên C có trách nhiệm thực hiện việc đối soát </w:t>
      </w:r>
      <w:del w:id="9073" w:author="huy.dt" w:date="2026-10-27T08:00:00Z">
        <w:r>
          <w:rPr>
            <w:rFonts w:ascii="Times New Roman" w:hAnsi="Times New Roman"/>
            <w:sz w:val="26"/>
            <w:szCs w:val="26"/>
            <w:lang w:val="pt-BR"/>
          </w:rPr>
          <w:delText xml:space="preserve">khối lượng khí,</w:delText>
        </w:r>
      </w:del>
      <w:ins w:id="9074" w:author="huy.dt" w:date="2026-10-27T08:00:00Z">
        <w:r>
          <w:rPr>
            <w:rFonts w:ascii="Times New Roman" w:hAnsi="Times New Roman"/>
            <w:sz w:val="26"/>
            <w:szCs w:val="26"/>
            <w:lang w:val="pt-BR"/>
          </w:rPr>
          <w:t xml:space="preserve">khối lượng LNG,</w:t>
        </w:r>
      </w:ins>
      <w:r>
        <w:rPr>
          <w:rFonts w:ascii="Times New Roman" w:hAnsi="Times New Roman"/>
          <w:sz w:val="26"/>
          <w:szCs w:val="26"/>
          <w:lang w:val="pt-BR"/>
        </w:rPr>
        <w:t xml:space="preserve"> phát hóa đơn cho Bên B theo đúng giá, thời hạn và phương thức quy định tại Hợp đồng.</w:t>
      </w:r>
      <w:commentRangeEnd w:id="110"/>
      <w:r>
        <w:rPr>
          <w:rStyle w:val="CommentReference"/>
        </w:rPr>
        <w:commentReference w:id="110"/>
      </w:r>
    </w:p>
    <w:p>
      <w:pPr>
        <w:pStyle w:val="ListParagraph"/>
        <w:widowControl w:val="0"/>
        <w:numPr>
          <w:ilvl w:val="0"/>
          <w:numId w:val="18"/>
        </w:numPr>
        <w:spacing w:before="120" w:after="120" w:line="276" w:lineRule="auto"/>
        <w:ind w:left="0" w:firstLine="567"/>
        <w:contextualSpacing w:val="0"/>
        <w:jc w:val="both"/>
        <w:rPr>
          <w:ins w:id="9075" w:author="huy.dt" w:date="2026-10-27T08:00:00Z"/>
          <w:rFonts w:ascii="Times New Roman" w:hAnsi="Times New Roman"/>
          <w:sz w:val="26"/>
          <w:szCs w:val="26"/>
          <w:lang w:val="pt-BR"/>
        </w:rPr>
      </w:pPr>
      <w:ins w:id="9076" w:author="huy.dt" w:date="2026-10-27T08:00:00Z">
        <w:r>
          <w:rPr>
            <w:rFonts w:ascii="Times New Roman" w:hAnsi="Times New Roman"/>
            <w:sz w:val="26"/>
            <w:szCs w:val="26"/>
            <w:lang w:val="pt-BR"/>
          </w:rPr>
          <w:t xml:space="preserve">Kế hoạch giao nhận tháng 11/2026 đã được Bên A xác nhận theo Điều 5.2.1 của Hợp đồng tiếp tục có giá trị và được Bên C kế thừa thực hiện. Kể từ ngày ký Thỏa thuận này, Bên B gửi phiếu đăng ký, kế hoạch nhận HÀNG theo tháng/tuần cho Bên C (đồng gửi Bên A đến hết ngày 31/10/2026).</w:t>
        </w:r>
      </w:ins>
    </w:p>
    <w:p>
      <w:pPr>
        <w:pStyle w:val="ListParagraph"/>
        <w:widowControl w:val="0"/>
        <w:numPr>
          <w:ilvl w:val="0"/>
          <w:numId w:val="18"/>
        </w:numPr>
        <w:spacing w:before="120" w:after="120" w:line="276" w:lineRule="auto"/>
        <w:ind w:left="0" w:firstLine="567"/>
        <w:contextualSpacing w:val="0"/>
        <w:jc w:val="both"/>
        <w:rPr>
          <w:ins w:id="9077" w:author="huy.dt" w:date="2026-10-27T08:00:00Z"/>
          <w:rFonts w:ascii="Times New Roman" w:hAnsi="Times New Roman"/>
          <w:sz w:val="26"/>
          <w:szCs w:val="26"/>
          <w:lang w:val="pt-BR"/>
        </w:rPr>
      </w:pPr>
      <w:ins w:id="9078" w:author="huy.dt" w:date="2026-10-27T08:00:00Z">
        <w:r>
          <w:rPr>
            <w:rFonts w:ascii="Times New Roman" w:hAnsi="Times New Roman"/>
            <w:sz w:val="26"/>
            <w:szCs w:val="26"/>
            <w:lang w:val="pt-BR"/>
          </w:rPr>
          <w:t xml:space="preserve">Trường hợp áp dụng công thức giá tại Điều 9.2 của Hợp đồng, Bên C thông báo cho Bên B giá dầu Dated Brent bình quân tháng 10/2026 trước ngày 07/11/2026; Bên A cung cấp cho Bên C đơn giá tạm tính đang áp dụng theo Điều 10.1.2. Nhiệt trị quy đổi đang áp dụng tại Thời điểm chốt số liệu tiếp tục được áp dụng cho đến khi Bên C thông báo mức nhiệt trị quy đổi mới theo Điều 9.3 của Hợp đồng.</w:t>
        </w:r>
      </w:ins>
    </w:p>
    <w:p>
      <w:pPr>
        <w:pStyle w:val="ListParagraph"/>
        <w:widowControl w:val="0"/>
        <w:numPr>
          <w:ilvl w:val="0"/>
          <w:numId w:val="18"/>
        </w:numPr>
        <w:spacing w:before="120" w:after="120" w:line="276" w:lineRule="auto"/>
        <w:ind w:left="0" w:firstLine="567"/>
        <w:contextualSpacing w:val="0"/>
        <w:jc w:val="both"/>
        <w:rPr>
          <w:ins w:id="9079" w:author="huy.dt" w:date="2026-10-27T08:00:00Z"/>
          <w:rFonts w:ascii="Times New Roman" w:hAnsi="Times New Roman"/>
          <w:sz w:val="26"/>
          <w:szCs w:val="26"/>
          <w:lang w:val="pt-BR"/>
        </w:rPr>
      </w:pPr>
      <w:ins w:id="9080" w:author="huy.dt" w:date="2026-10-27T08:00:00Z">
        <w:r>
          <w:rPr>
            <w:rFonts w:ascii="Times New Roman" w:hAnsi="Times New Roman"/>
            <w:sz w:val="26"/>
            <w:szCs w:val="26"/>
            <w:lang w:val="pt-BR"/>
          </w:rPr>
          <w:t xml:space="preserve">Bên C bảo đảm kể từ Ngày chuyển giao đã có đầy đủ nguồn LNG, quyền xuất HÀNG tại Kho, hợp đồng vận chuyển, bảo hiểm LNG theo Điều 4.4, hệ thống hóa đơn điện tử, và thông báo cho Bên B danh sách xe bồn, lái xe đáp ứng Điều 11 của Hợp đồng trước Ngày chuyển giao.</w:t>
        </w:r>
      </w:ins>
    </w:p>
    <w:p w14:paraId="2BAC41C6" w14:textId="77777777" w:rsidR="00A91BBA" w:rsidRPr="00BB2C94" w:rsidRDefault="009D36B6" w:rsidP="00A91BBA">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r>
        <w:rPr>
          <w:rFonts w:ascii="Times New Roman" w:hAnsi="Times New Roman"/>
          <w:sz w:val="26"/>
          <w:szCs w:val="26"/>
          <w:lang w:val="pt-BR"/>
        </w:rPr>
        <w:t xml:space="preserve">Bên B thanh toán cho Bên C tiền mua LNG bằng hình thức chuyển khoản vào tài khoản sau:</w:t>
      </w:r>
    </w:p>
    <w:p w14:paraId="56E15681" w14:textId="4715FEFA" w:rsidR="00A91BBA" w:rsidRDefault="009D36B6" w:rsidP="00DC468F">
      <w:pPr>
        <w:pStyle w:val="ListParagraph"/>
        <w:widowControl w:val="0"/>
        <w:numPr>
          <w:ilvl w:val="0"/>
          <w:numId w:val="22"/>
        </w:numPr>
        <w:spacing w:before="120" w:after="120" w:line="276" w:lineRule="auto"/>
        <w:contextualSpacing w:val="0"/>
        <w:jc w:val="both"/>
        <w:rPr>
          <w:rFonts w:ascii="Times New Roman" w:hAnsi="Times New Roman"/>
          <w:sz w:val="26"/>
          <w:szCs w:val="26"/>
        </w:rPr>
      </w:pPr>
      <w:r>
        <w:rPr>
          <w:rFonts w:ascii="Times New Roman" w:hAnsi="Times New Roman"/>
          <w:sz w:val="26"/>
          <w:szCs w:val="26"/>
          <w:lang w:val="pt-BR"/>
        </w:rPr>
        <w:t xml:space="preserve"> </w:t>
      </w:r>
      <w:r>
        <w:rPr>
          <w:rFonts w:ascii="Times New Roman" w:hAnsi="Times New Roman"/>
          <w:sz w:val="26"/>
          <w:szCs w:val="26"/>
        </w:rPr>
        <w:t xml:space="preserve">Số tài khoản: 3132676869 tại Ngân hàng TMCP Đầu Tư Và Phát Triển Việt Nam (BIDV) – Chi nhánh Bắc Sài Gòn.</w:t>
      </w:r>
    </w:p>
    <w:p w14:paraId="4BF23277" w14:textId="02EF64E2" w:rsidR="009D36B6" w:rsidRDefault="00A91BBA">
      <w:pPr>
        <w:pStyle w:val="ListParagraph"/>
        <w:widowControl w:val="0"/>
        <w:numPr>
          <w:ilvl w:val="0"/>
          <w:numId w:val="22"/>
        </w:numPr>
        <w:spacing w:before="120" w:after="120" w:line="276" w:lineRule="auto"/>
        <w:contextualSpacing w:val="0"/>
        <w:jc w:val="both"/>
        <w:rPr>
          <w:rFonts w:ascii="Times New Roman" w:hAnsi="Times New Roman"/>
          <w:sz w:val="26"/>
          <w:szCs w:val="26"/>
        </w:rPr>
      </w:pPr>
      <w:r>
        <w:rPr>
          <w:rFonts w:ascii="Times New Roman" w:hAnsi="Times New Roman"/>
          <w:sz w:val="26"/>
          <w:szCs w:val="26"/>
        </w:rPr>
        <w:t xml:space="preserve">Chủ tài khoản: Chi nhánh Kinh doanh LNG -  Tổng công ty Khí Việt Nam - CTCP.</w:t>
      </w:r>
      <w:ins w:id="9081" w:author="huy.dt" w:date="2026-10-27T08:00:00Z">
        <w:r>
          <w:rPr>
            <w:rFonts w:ascii="Times New Roman" w:hAnsi="Times New Roman"/>
            <w:sz w:val="26"/>
            <w:szCs w:val="26"/>
          </w:rPr>
          <w:t xml:space="preserve"> Việc thay đổi tài khoản chỉ có giá trị khi được Bên C thông báo bằng văn bản có chữ ký và đóng dấu của người có thẩm quyền.</w:t>
        </w:r>
      </w:ins>
    </w:p>
    <w:p w14:paraId="7524E4F4" w14:textId="149696A6" w:rsidR="00FD244E" w:rsidRPr="00DC468F" w:rsidRDefault="00FD244E" w:rsidP="00DC468F">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commentRangeStart w:id="111"/>
      <w:del w:id="9082" w:author="huy.dt" w:date="2026-10-27T08:00:00Z">
        <w:r>
          <w:rPr>
            <w:rFonts w:ascii="Times New Roman" w:hAnsi="Times New Roman"/>
            <w:sz w:val="26"/>
            <w:szCs w:val="26"/>
          </w:rPr>
          <w:delText xml:space="preserve">Thời hạn tiêu thụ khối lượng LNG còn lại là 31/12/2026.</w:delText>
        </w:r>
      </w:del>
      <w:ins w:id="9083" w:author="huy.dt" w:date="2026-10-27T08:00:00Z">
        <w:r>
          <w:rPr>
            <w:rFonts w:ascii="Times New Roman" w:hAnsi="Times New Roman"/>
            <w:sz w:val="26"/>
            <w:szCs w:val="26"/>
          </w:rPr>
          <w:t xml:space="preserve">Thời hạn giao nhận khối lượng LNG còn lại theo cam kết tại các công văn số 3299/KDK-KD và số 4031/KDK-KD là đến hết ngày 31/12/2026. Thời hạn này không làm thay đổi Thời Hạn Hợp Đồng quy định tại Điều 3 của Hợp đồng.</w:t>
        </w:r>
      </w:ins>
      <w:commentRangeEnd w:id="111"/>
      <w:r>
        <w:rPr>
          <w:rStyle w:val="CommentReference"/>
        </w:rPr>
        <w:commentReference w:id="111"/>
      </w:r>
    </w:p>
    <w:p w14:paraId="7511330F" w14:textId="19616675" w:rsidR="001B75B2" w:rsidRDefault="00FA569E" w:rsidP="00EE45C8">
      <w:pPr>
        <w:widowControl w:val="0"/>
        <w:numPr>
          <w:ilvl w:val="0"/>
          <w:numId w:val="15"/>
        </w:numPr>
        <w:tabs>
          <w:tab w:val="clear" w:pos="720"/>
          <w:tab w:val="left" w:pos="851"/>
        </w:tabs>
        <w:spacing w:after="120" w:line="276" w:lineRule="auto"/>
        <w:ind w:left="0" w:firstLine="567"/>
      </w:pPr>
      <w:r>
        <w:t xml:space="preserve">Quyền và nghĩa vụ của các bên </w:t>
      </w:r>
    </w:p>
    <w:p w14:paraId="46C6B961" w14:textId="11949D83" w:rsidR="00F9566F" w:rsidRDefault="000B3033"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commentRangeStart w:id="112"/>
      <w:r>
        <w:rPr>
          <w:rFonts w:ascii="Times New Roman" w:hAnsi="Times New Roman"/>
          <w:sz w:val="26"/>
          <w:szCs w:val="26"/>
        </w:rPr>
        <w:t xml:space="preserve">Bên A cam kết sẽ bàn giao đầy đủ cho Bên C toàn bộ hồ sơ, chứng từ, </w:t>
      </w:r>
      <w:del w:id="9084" w:author="huy.dt" w:date="2026-10-27T08:00:00Z">
        <w:r>
          <w:rPr>
            <w:rFonts w:ascii="Times New Roman" w:hAnsi="Times New Roman"/>
            <w:sz w:val="26"/>
            <w:szCs w:val="26"/>
          </w:rPr>
          <w:delText xml:space="preserve">bản gốc Hợp đồng, các phụ lục kèm theo.</w:delText>
        </w:r>
      </w:del>
      <w:ins w:id="9085" w:author="huy.dt" w:date="2026-10-27T08:00:00Z">
        <w:r>
          <w:rPr>
            <w:rFonts w:ascii="Times New Roman" w:hAnsi="Times New Roman"/>
            <w:sz w:val="26"/>
            <w:szCs w:val="26"/>
          </w:rPr>
          <w:t xml:space="preserve">bản sao Hợp đồng, các phụ lục, văn bản thỏa thuận kèm theo (Bên A tiếp tục lưu giữ bản gốc phục vụ công tác kế toán, kiểm toán, quyết toán thuế) chậm nhất trong vòng 05 (năm) Ngày Làm Việc kể từ Ngày chuyển giao.</w:t>
        </w:r>
      </w:ins>
      <w:r>
        <w:rPr>
          <w:rFonts w:ascii="Times New Roman" w:hAnsi="Times New Roman"/>
          <w:sz w:val="26"/>
          <w:szCs w:val="26"/>
        </w:rPr>
        <w:t xml:space="preserve"> Việc hoàn tất bàn giao sẽ được ghi nhận bằng biên bản bàn giao hồ sơ.</w:t>
      </w:r>
      <w:ins w:id="9086" w:author="huy.dt" w:date="2026-10-27T08:00:00Z">
        <w:r>
          <w:rPr>
            <w:rFonts w:ascii="Times New Roman" w:hAnsi="Times New Roman"/>
            <w:sz w:val="26"/>
            <w:szCs w:val="26"/>
          </w:rPr>
          <w:t xml:space="preserve"> Bên B đồng ý việc Bên A cung cấp các thông tin, tài liệu này cho Bên C; việc cung cấp này không bị coi là vi phạm nghĩa vụ bảo mật tại Điều 16 của Hợp đồng.</w:t>
        </w:r>
      </w:ins>
      <w:commentRangeEnd w:id="112"/>
      <w:r>
        <w:rPr>
          <w:rStyle w:val="CommentReference"/>
        </w:rPr>
        <w:commentReference w:id="112"/>
      </w:r>
    </w:p>
    <w:p w14:paraId="4D574D00" w14:textId="65AFD827" w:rsidR="00F63D28" w:rsidRPr="00A91BBA" w:rsidRDefault="00F9566F" w:rsidP="004A3F9B">
      <w:pPr>
        <w:pStyle w:val="ListParagraph"/>
        <w:widowControl w:val="0"/>
        <w:numPr>
          <w:ilvl w:val="0"/>
          <w:numId w:val="18"/>
        </w:numPr>
        <w:spacing w:before="120" w:after="120" w:line="276" w:lineRule="auto"/>
        <w:ind w:left="0" w:firstLine="567"/>
        <w:contextualSpacing w:val="0"/>
        <w:jc w:val="both"/>
      </w:pPr>
      <w:r>
        <w:rPr>
          <w:rFonts w:ascii="Times New Roman" w:hAnsi="Times New Roman"/>
          <w:sz w:val="26"/>
          <w:szCs w:val="26"/>
        </w:rPr>
        <w:t xml:space="preserve">Bên A và Bên B cam kết hoàn thành toàn bộ nghĩa vụ công nợ phát sinh </w:t>
      </w:r>
      <w:del w:id="9087" w:author="huy.dt" w:date="2026-10-27T08:00:00Z">
        <w:r>
          <w:rPr>
            <w:rFonts w:ascii="Times New Roman" w:hAnsi="Times New Roman"/>
            <w:sz w:val="26"/>
            <w:szCs w:val="26"/>
          </w:rPr>
          <w:delText xml:space="preserve">với với</w:delText>
        </w:r>
      </w:del>
      <w:ins w:id="9088" w:author="huy.dt" w:date="2026-10-27T08:00:00Z">
        <w:r>
          <w:rPr>
            <w:rFonts w:ascii="Times New Roman" w:hAnsi="Times New Roman"/>
            <w:sz w:val="26"/>
            <w:szCs w:val="26"/>
          </w:rPr>
          <w:t xml:space="preserve">với</w:t>
        </w:r>
      </w:ins>
      <w:r>
        <w:rPr>
          <w:rFonts w:ascii="Times New Roman" w:hAnsi="Times New Roman"/>
          <w:sz w:val="26"/>
          <w:szCs w:val="26"/>
        </w:rPr>
        <w:t xml:space="preserve"> bên còn lại theo đúng quy định tại Hợp đồng. </w:t>
      </w:r>
      <w:ins w:id="9089" w:author="huy.dt" w:date="2026-10-27T08:00:00Z">
        <w:r>
          <w:rPr>
            <w:rFonts w:ascii="Times New Roman" w:hAnsi="Times New Roman"/>
            <w:sz w:val="26"/>
            <w:szCs w:val="26"/>
          </w:rPr>
          <w:t xml:space="preserve">Các khoản phải thu, phải trả giữa Bên A và Bên B không được bù trừ với các khoản giữa Bên C và Bên B, trừ khi Ba Bên có thỏa thuận bằng văn bản.</w:t>
        </w:r>
      </w:ins>
    </w:p>
    <w:p w14:paraId="426C8F95" w14:textId="26043134" w:rsidR="00A31F00" w:rsidRPr="001D4D51" w:rsidRDefault="00C77F49" w:rsidP="00A31F00">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commentRangeStart w:id="113"/>
      <w:r>
        <w:rPr>
          <w:rFonts w:ascii="Times New Roman" w:hAnsi="Times New Roman"/>
          <w:sz w:val="26"/>
          <w:szCs w:val="26"/>
        </w:rPr>
        <w:t xml:space="preserve">Bên C có trách nhiệm tiếp nhận toàn bộ quyền và nghĩa vụ của Bên A theo Hợp đồng kể từ Ngày chuyển giao. </w:t>
      </w:r>
      <w:del w:id="9090" w:author="huy.dt" w:date="2026-10-27T08:00:00Z">
        <w:r>
          <w:rPr>
            <w:rFonts w:ascii="Times New Roman" w:hAnsi="Times New Roman"/>
            <w:sz w:val="26"/>
            <w:szCs w:val="26"/>
          </w:rPr>
          <w:delText xml:space="preserve">Tuy nhiên, Bên A có nghĩa vụ bồi hoàn và giữ cho Bên C được miễn trừ khỏi mọi trách nhiệm pháp lý, khoản phạt, bồi thường thiệt hại, tranh chấp, khiếu nại, khiếu kiện hoặc nghĩa vụ khác liên quan đến quá trình thực hiện Hợp đồng giữa Bên A và Bên B trước thời điểm chuyển giao hợp đồng. </w:delText>
        </w:r>
      </w:del>
      <w:ins w:id="9091" w:author="huy.dt" w:date="2026-10-27T08:00:00Z">
        <w:r>
          <w:rPr>
            <w:rFonts w:ascii="Times New Roman" w:hAnsi="Times New Roman"/>
            <w:sz w:val="26"/>
            <w:szCs w:val="26"/>
          </w:rPr>
          <w:t xml:space="preserve">Bên A tiếp tục chịu trách nhiệm thực hiện Nghĩa vụ trước chuyển giao; Bên C không chịu trách nhiệm đối với Nghĩa vụ trước chuyển giao và Bên A không chịu trách nhiệm đối với các nghĩa vụ của Bên Bán phát sinh từ Chuyến HÀNG sau chuyển giao. Việc phối hợp, xử lý nội bộ giữa Bên A và Bên C (nếu có) thực hiện theo quy định của Tổng công ty.</w:t>
        </w:r>
      </w:ins>
      <w:commentRangeEnd w:id="113"/>
      <w:r>
        <w:rPr>
          <w:rStyle w:val="CommentReference"/>
        </w:rPr>
        <w:commentReference w:id="113"/>
      </w:r>
    </w:p>
    <w:p>
      <w:pPr>
        <w:pStyle w:val="ListParagraph"/>
        <w:widowControl w:val="0"/>
        <w:numPr>
          <w:ilvl w:val="0"/>
          <w:numId w:val="18"/>
        </w:numPr>
        <w:spacing w:before="120" w:after="120" w:line="276" w:lineRule="auto"/>
        <w:ind w:left="0" w:firstLine="567"/>
        <w:contextualSpacing w:val="0"/>
        <w:jc w:val="both"/>
        <w:rPr>
          <w:ins w:id="9092" w:author="huy.dt" w:date="2026-10-27T08:00:00Z"/>
          <w:rFonts w:ascii="Times New Roman" w:hAnsi="Times New Roman"/>
          <w:sz w:val="26"/>
          <w:szCs w:val="26"/>
        </w:rPr>
      </w:pPr>
      <w:ins w:id="9093" w:author="huy.dt" w:date="2026-10-27T08:00:00Z">
        <w:r>
          <w:rPr>
            <w:rFonts w:ascii="Times New Roman" w:hAnsi="Times New Roman"/>
            <w:sz w:val="26"/>
            <w:szCs w:val="26"/>
          </w:rPr>
          <w:t xml:space="preserve">Bên A và Bên C là các chi nhánh của Tổng công ty Khí Việt Nam – CTCP, ký kết và thực hiện Thỏa thuận này trong phạm vi chức năng và theo ủy quyền của Tổng công ty. Mỗi Bên bảo đảm người ký Thỏa thuận có đầy đủ thẩm quyền và Thỏa thuận có giá trị ràng buộc đối với Bên đó.</w:t>
        </w:r>
      </w:ins>
    </w:p>
    <w:p>
      <w:pPr>
        <w:pStyle w:val="ListParagraph"/>
        <w:widowControl w:val="0"/>
        <w:numPr>
          <w:ilvl w:val="0"/>
          <w:numId w:val="18"/>
        </w:numPr>
        <w:spacing w:before="120" w:after="120" w:line="276" w:lineRule="auto"/>
        <w:ind w:left="0" w:firstLine="567"/>
        <w:contextualSpacing w:val="0"/>
        <w:jc w:val="both"/>
        <w:rPr>
          <w:ins w:id="9094" w:author="huy.dt" w:date="2026-10-27T08:00:00Z"/>
          <w:rFonts w:ascii="Times New Roman" w:hAnsi="Times New Roman"/>
          <w:sz w:val="26"/>
          <w:szCs w:val="26"/>
        </w:rPr>
      </w:pPr>
      <w:ins w:id="9095" w:author="huy.dt" w:date="2026-10-27T08:00:00Z">
        <w:r>
          <w:rPr>
            <w:rFonts w:ascii="Times New Roman" w:hAnsi="Times New Roman"/>
            <w:sz w:val="26"/>
            <w:szCs w:val="26"/>
          </w:rPr>
          <w:t xml:space="preserve">Tranh chấp liên quan đến Nghĩa vụ trước chuyển giao được giải quyết giữa Bên A và Bên B; tranh chấp liên quan đến quyền, nghĩa vụ phát sinh kể từ Ngày chuyển giao được giải quyết giữa Bên C và Bên B; tranh chấp về phân định trách nhiệm theo Thỏa thuận này được giải quyết giữa Ba Bên. Trình tự, thủ tục giải quyết tranh chấp áp dụng theo Điều 13 của Hợp đồng.</w:t>
        </w:r>
      </w:ins>
    </w:p>
    <w:p w14:paraId="51E639E6" w14:textId="77777777" w:rsidR="00D47A34" w:rsidRPr="0074719D" w:rsidRDefault="00D47A34" w:rsidP="00EE45C8">
      <w:pPr>
        <w:numPr>
          <w:ilvl w:val="0"/>
          <w:numId w:val="16"/>
        </w:numPr>
        <w:tabs>
          <w:tab w:val="left" w:pos="851"/>
          <w:tab w:val="left" w:pos="993"/>
        </w:tabs>
        <w:spacing w:after="120" w:line="276" w:lineRule="auto"/>
        <w:ind w:left="0" w:firstLine="567"/>
        <w:rPr>
          <w:b/>
          <w:lang w:val="en-SG"/>
        </w:rPr>
      </w:pPr>
      <w:r>
        <w:rPr>
          <w:b/>
          <w:lang w:val="en-SG"/>
        </w:rPr>
        <w:t>ĐIỀU KHOẢN CHUNG</w:t>
      </w:r>
    </w:p>
    <w:p w14:paraId="08480A4B" w14:textId="77777777" w:rsidR="00D47A34" w:rsidRPr="006B7A59" w:rsidRDefault="00D47A34"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 xml:space="preserve">Thỏa thuận là phần không thể tách rời của Hợp đồng. Nếu có sự khác biệt giữa Thỏa thuận và Hợp đồng thì áp dụng các quy định được ghi trong Thỏa thuận.</w:t>
      </w:r>
    </w:p>
    <w:p w14:paraId="4EBF9BA3" w14:textId="5793392A" w:rsidR="00D47A34" w:rsidRDefault="00D47A34"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 xml:space="preserve">Tất cả các điều khoản và điều kiện khác trong Hợp đồng giữ nguyên không thay đổi.</w:t>
      </w:r>
    </w:p>
    <w:p w14:paraId="4604F1A0" w14:textId="10B24D2A" w:rsidR="005C5D4A" w:rsidRPr="006B7A59" w:rsidRDefault="005C5D4A"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 xml:space="preserve">Trong suốt Thời Hạn Hợp Đồng, Bên B và Bên C được quyền thỏa thuận để thay đổi, bổ sung các điều khoản trong Hợp Đồng cho phù hợp với điều kiện thực tế và các Hợp Đồng Cung Cấp LNG. Bất kỳ sự thay đổi, bổ sung của Hợp Đồng chỉ có hiệu lực khi chúng được lập bằng văn bản và có chữ ký người đại diện hợp pháp của Bên B và Bên C. Việc không chấp thuận thay đổi, bổ sung hợp lý của một Bên sẽ được Bên kia xem xét để chấm dứt Hợp Đồng.</w:t>
      </w:r>
    </w:p>
    <w:p w14:paraId="27C2A57E" w14:textId="3E8C8C16" w:rsidR="00D47A34" w:rsidRPr="006B7A59" w:rsidRDefault="00D47A34"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commentRangeStart w:id="114"/>
      <w:r>
        <w:rPr>
          <w:rFonts w:ascii="Times New Roman" w:hAnsi="Times New Roman"/>
          <w:sz w:val="26"/>
          <w:szCs w:val="26"/>
        </w:rPr>
        <w:t xml:space="preserve">Thỏa thuận này ràng buộc quyền và trách nhiệm của các Bên và </w:t>
      </w:r>
      <w:del w:id="9096" w:author="huy.dt" w:date="2026-10-27T08:00:00Z">
        <w:r>
          <w:rPr>
            <w:rFonts w:ascii="Times New Roman" w:hAnsi="Times New Roman"/>
            <w:sz w:val="26"/>
            <w:szCs w:val="26"/>
          </w:rPr>
          <w:delText xml:space="preserve">có hiệu lực kể từ 00 giờ ngày    tháng    năm 2026.</w:delText>
        </w:r>
      </w:del>
      <w:ins w:id="9097" w:author="huy.dt" w:date="2026-10-27T08:00:00Z">
        <w:r>
          <w:rPr>
            <w:rFonts w:ascii="Times New Roman" w:hAnsi="Times New Roman"/>
            <w:sz w:val="26"/>
            <w:szCs w:val="26"/>
          </w:rPr>
          <w:t xml:space="preserve">có hiệu lực kể từ ngày ký. Việc chuyển giao quyền và nghĩa vụ của Bên Bán từ Bên A sang Bên C được áp dụng kể từ Ngày chuyển giao.</w:t>
        </w:r>
      </w:ins>
      <w:commentRangeEnd w:id="114"/>
      <w:r>
        <w:rPr>
          <w:rStyle w:val="CommentReference"/>
        </w:rPr>
        <w:commentReference w:id="114"/>
      </w:r>
    </w:p>
    <w:p w14:paraId="2D7FE958" w14:textId="1097B0D1" w:rsidR="00D47A34" w:rsidRPr="0074719D" w:rsidRDefault="00D47A34" w:rsidP="00EE45C8">
      <w:pPr>
        <w:pStyle w:val="BodyText2"/>
        <w:spacing w:line="276" w:lineRule="auto"/>
        <w:ind w:firstLine="431"/>
        <w:rPr>
          <w:lang w:val="pt-BR"/>
        </w:rPr>
      </w:pPr>
      <w:commentRangeStart w:id="115"/>
      <w:r>
        <w:rPr>
          <w:lang w:val="pt-BR"/>
        </w:rPr>
        <w:t xml:space="preserve">Thỏa thuận gồm </w:t>
      </w:r>
      <w:del w:id="9098" w:author="huy.dt" w:date="2026-10-27T08:00:00Z">
        <w:r>
          <w:rPr>
            <w:lang w:val="pt-BR"/>
          </w:rPr>
          <w:delText xml:space="preserve">04 (bốn) trang chính</w:delText>
        </w:r>
      </w:del>
      <w:ins w:id="9099" w:author="huy.dt" w:date="2026-10-27T08:00:00Z">
        <w:r>
          <w:rPr>
            <w:lang w:val="pt-BR"/>
          </w:rPr>
          <w:t xml:space="preserve">…… trang</w:t>
        </w:r>
      </w:ins>
      <w:r>
        <w:rPr>
          <w:lang w:val="pt-BR"/>
        </w:rPr>
        <w:t xml:space="preserve">, được lập thành 06 (sáu) bản gốc, mỗi Bên giữ 02 bản gốc và có giá trị pháp lý như nhau.</w:t>
      </w:r>
      <w:commentRangeEnd w:id="115"/>
      <w:r>
        <w:rPr>
          <w:rStyle w:val="CommentReference"/>
        </w:rPr>
        <w:commentReference w:id="115"/>
      </w:r>
    </w:p>
    <w:p w14:paraId="1F27A3B9" w14:textId="77777777" w:rsidR="00D47A34" w:rsidRPr="0074719D" w:rsidRDefault="00D47A34" w:rsidP="000F48A7">
      <w:pPr>
        <w:pStyle w:val="BodyText2"/>
        <w:ind w:firstLine="567"/>
        <w:rPr>
          <w:b/>
          <w:lang w:val="pt-BR"/>
        </w:rPr>
      </w:pPr>
      <w:r>
        <w:rPr>
          <w:b/>
          <w:lang w:val="pt-BR"/>
        </w:rPr>
        <w:t>ĐỂ LÀM BẰNG CHỨNG, CÁC BÊN CÙNG KÝ VÀO THỎA THUẬN</w:t>
      </w:r>
    </w:p>
    <w:p w14:paraId="2F7B1C16" w14:textId="12B222B5" w:rsidR="006B7A59" w:rsidRPr="0074719D" w:rsidRDefault="00D47A34" w:rsidP="000F48A7">
      <w:pPr>
        <w:spacing w:before="0" w:after="40" w:line="276" w:lineRule="auto"/>
        <w:ind w:left="567" w:firstLine="0"/>
        <w:rPr>
          <w:b/>
          <w:color w:val="000000" w:themeColor="text1"/>
          <w:lang w:val="sv-SE"/>
        </w:rPr>
      </w:pPr>
      <w:r>
        <w:rPr>
          <w:b/>
          <w:lang w:val="pt-BR"/>
        </w:rPr>
        <w:t xml:space="preserve">BÊN A: </w:t>
      </w:r>
      <w:r>
        <w:rPr>
          <w:b/>
          <w:color w:val="000000" w:themeColor="text1"/>
          <w:lang w:val="sv-SE"/>
        </w:rPr>
        <w:t xml:space="preserve">CHI NHÁNH TỔNG CÔNG TY KHÍ VIỆT NAM – CÔNG TY </w:t>
        <w:br/>
        <w:t>CỔ PHẦN - CÔNG TY KINH DOANH SẢN PHẨM KHÍ</w:t>
      </w:r>
    </w:p>
    <w:p w14:paraId="4EC76895" w14:textId="20F13BF4" w:rsidR="00D47A34" w:rsidRPr="0074719D" w:rsidRDefault="00D47A34" w:rsidP="006B7A59">
      <w:pPr>
        <w:pStyle w:val="BodyText2"/>
        <w:spacing w:after="0"/>
        <w:rPr>
          <w:b/>
          <w:lang w:val="pt-BR"/>
        </w:rPr>
      </w:pPr>
      <w:r>
        <w:rPr>
          <w:b/>
          <w:lang w:val="pt-BR"/>
        </w:rPr>
        <w:tab/>
      </w:r>
    </w:p>
    <w:p w14:paraId="1247339B" w14:textId="77777777" w:rsidR="00D47A34" w:rsidRDefault="00D47A34" w:rsidP="006B7A59">
      <w:pPr>
        <w:pStyle w:val="BodyText2"/>
        <w:spacing w:before="240" w:after="240"/>
        <w:ind w:firstLine="0"/>
        <w:rPr>
          <w:lang w:val="pt-BR"/>
        </w:rPr>
      </w:pPr>
    </w:p>
    <w:p w14:paraId="7C7129DC" w14:textId="77777777" w:rsidR="006B7A59" w:rsidRPr="0074719D" w:rsidRDefault="006B7A59" w:rsidP="006B7A59">
      <w:pPr>
        <w:pStyle w:val="BodyText2"/>
        <w:spacing w:before="240" w:after="240"/>
        <w:ind w:firstLine="0"/>
        <w:rPr>
          <w:lang w:val="pt-BR"/>
        </w:rPr>
      </w:pPr>
    </w:p>
    <w:p w14:paraId="722E3599" w14:textId="750F4FA3" w:rsidR="006B7A59" w:rsidRPr="0074719D" w:rsidRDefault="00D47A34" w:rsidP="000F48A7">
      <w:pPr>
        <w:spacing w:before="0" w:after="40" w:line="276" w:lineRule="auto"/>
        <w:ind w:left="567" w:firstLine="0"/>
        <w:rPr>
          <w:b/>
          <w:lang w:val="pt-BR"/>
        </w:rPr>
      </w:pPr>
      <w:r>
        <w:rPr>
          <w:b/>
          <w:lang w:val="pt-BR"/>
        </w:rPr>
        <w:t xml:space="preserve">BÊN B: CÔNG TY CỔ PHẦN PHÂN PHỐI KHÍ THẤP ÁP DẦU KHÍ </w:t>
        <w:br/>
        <w:t>VIỆT NAM</w:t>
      </w:r>
    </w:p>
    <w:p w14:paraId="50936CC4" w14:textId="71CB1442" w:rsidR="00D47A34" w:rsidRPr="0074719D" w:rsidRDefault="00D47A34" w:rsidP="00D47A34">
      <w:pPr>
        <w:pStyle w:val="BodyText2"/>
        <w:spacing w:after="0"/>
        <w:rPr>
          <w:b/>
          <w:lang w:val="pt-BR"/>
        </w:rPr>
      </w:pPr>
    </w:p>
    <w:p w14:paraId="42C08288" w14:textId="77777777" w:rsidR="00D47A34" w:rsidRPr="0074719D" w:rsidRDefault="00D47A34" w:rsidP="00D47A34">
      <w:pPr>
        <w:pStyle w:val="BodyText2"/>
        <w:spacing w:before="240" w:after="240"/>
        <w:rPr>
          <w:b/>
          <w:lang w:val="pt-BR"/>
        </w:rPr>
      </w:pPr>
    </w:p>
    <w:p w14:paraId="2E23D93D" w14:textId="77777777" w:rsidR="00D47A34" w:rsidRPr="0074719D" w:rsidRDefault="00D47A34" w:rsidP="000F48A7">
      <w:pPr>
        <w:pStyle w:val="BodyText2"/>
        <w:spacing w:after="0"/>
        <w:ind w:firstLine="0"/>
        <w:rPr>
          <w:b/>
          <w:lang w:val="pt-BR"/>
        </w:rPr>
      </w:pPr>
    </w:p>
    <w:p w14:paraId="3051D253" w14:textId="56EA3A7E" w:rsidR="00D47A34" w:rsidRPr="0074719D" w:rsidRDefault="00D47A34" w:rsidP="000F48A7">
      <w:pPr>
        <w:spacing w:before="0" w:after="40" w:line="276" w:lineRule="auto"/>
        <w:ind w:left="567" w:firstLine="0"/>
        <w:rPr>
          <w:b/>
          <w:lang w:val="pt-BR"/>
        </w:rPr>
      </w:pPr>
      <w:r>
        <w:rPr>
          <w:b/>
          <w:lang w:val="pt-BR"/>
        </w:rPr>
        <w:t xml:space="preserve">BÊN C: </w:t>
      </w:r>
      <w:r>
        <w:rPr>
          <w:b/>
          <w:color w:val="000000" w:themeColor="text1"/>
          <w:lang w:val="sv-SE"/>
        </w:rPr>
        <w:t xml:space="preserve">CHI NHÁNH KINH DOANH LNG – TỔNG CÔNG TY KHÍ </w:t>
        <w:br/>
        <w:t xml:space="preserve">VIỆT NAM - CÔNG TY CỔ PHẦN</w:t>
      </w:r>
    </w:p>
    <w:p w14:paraId="08A10F4F" w14:textId="25D4F708" w:rsidR="00F92983" w:rsidRPr="00BB2C94" w:rsidRDefault="00F92983" w:rsidP="005F7339">
      <w:pPr>
        <w:ind w:firstLine="0"/>
        <w:rPr>
          <w:lang w:val="pt-BR"/>
        </w:rPr>
      </w:pPr>
    </w:p>
    <w:sectPr w:rsidR="00F92983" w:rsidRPr="00BB2C94" w:rsidSect="009224E0">
      <w:footerReference w:type="default" r:id="rId14"/>
      <w:pgSz w:w="11909" w:h="16834" w:code="9"/>
      <w:pgMar w:top="1134" w:right="1134" w:bottom="1134" w:left="1701"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Trần Công Hoàng (LNG)" w:date="2026-10-25T22:02:00Z" w:initials="User">
    <w:p w14:paraId="09B657C8" w14:textId="743B1463" w:rsidR="005E2A4F" w:rsidRDefault="005E2A4F">
      <w:pPr>
        <w:pStyle w:val="CommentText"/>
      </w:pPr>
      <w:r>
        <w:rPr>
          <w:rStyle w:val="CommentReference"/>
        </w:rPr>
        <w:annotationRef/>
      </w:r>
      <w:proofErr w:type="spellStart"/>
      <w:r>
        <w:t>Thời</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khối</w:t>
      </w:r>
      <w:proofErr w:type="spellEnd"/>
      <w:r>
        <w:t xml:space="preserve"> </w:t>
      </w:r>
      <w:proofErr w:type="spellStart"/>
      <w:r>
        <w:t>lượng</w:t>
      </w:r>
      <w:proofErr w:type="spellEnd"/>
      <w:r>
        <w:t xml:space="preserve"> LNG </w:t>
      </w:r>
      <w:proofErr w:type="spellStart"/>
      <w:r>
        <w:t>còn</w:t>
      </w:r>
      <w:proofErr w:type="spellEnd"/>
      <w:r>
        <w:t xml:space="preserve"> </w:t>
      </w:r>
      <w:proofErr w:type="spellStart"/>
      <w:r>
        <w:t>lại</w:t>
      </w:r>
      <w:proofErr w:type="spellEnd"/>
      <w:r>
        <w:t xml:space="preserve"> </w:t>
      </w:r>
      <w:proofErr w:type="spellStart"/>
      <w:r>
        <w:t>là</w:t>
      </w:r>
      <w:proofErr w:type="spellEnd"/>
      <w:r>
        <w:t xml:space="preserve"> </w:t>
      </w:r>
      <w:proofErr w:type="spellStart"/>
      <w:r>
        <w:t>khi</w:t>
      </w:r>
      <w:proofErr w:type="spellEnd"/>
      <w:r>
        <w:t xml:space="preserve"> </w:t>
      </w:r>
      <w:proofErr w:type="spellStart"/>
      <w:r>
        <w:t>nào</w:t>
      </w:r>
      <w:proofErr w:type="spellEnd"/>
      <w:r>
        <w:t>?</w:t>
      </w:r>
    </w:p>
  </w:comment>
  <w:comment w:id="101" w:author="huy.dt" w:date="2026-10-27T07:54:19Z" w:initials="HD">
    <w:p w14:paraId="6078D2C2" w14:textId="77777777">
      <w:r>
        <w:rPr>
          <w:rStyle w:val="CommentReference"/>
        </w:rPr>
        <w:annotationRef/>
      </w:r>
      <w:r>
        <w:rPr>
          <w:color w:val="000000"/>
          <w:sz w:val="20"/>
          <w:szCs w:val="20"/>
        </w:rPr>
        <w:t xml:space="preserve">Đề nghị xác nhận đã có Thỏa thuận sửa đổi bổ sung số 01 hay chưa; nếu chưa thì đánh số 01 để tránh sai lệch hồ sơ. Lưu ý kết luận cuộc họp ngày 26/10/2026 ghi là “phụ lục hợp đồng”; dùng tên “Thỏa thuận sửa đổi bổ sung” vẫn hợp lệ vì Điều 17.1 của Hợp đồng chỉ yêu cầu văn bản có chữ ký của các Bên.</w:t>
      </w:r>
    </w:p>
  </w:comment>
  <w:comment w:id="102" w:author="huy.dt" w:date="2026-10-27T07:54:19Z" w:initials="HD">
    <w:p w14:paraId="2BAF6B08" w14:textId="77777777">
      <w:r>
        <w:rPr>
          <w:rStyle w:val="CommentReference"/>
        </w:rPr>
        <w:annotationRef/>
      </w:r>
      <w:r>
        <w:rPr>
          <w:color w:val="000000"/>
          <w:sz w:val="20"/>
          <w:szCs w:val="20"/>
        </w:rPr>
        <w:t xml:space="preserve">Luật Thương mại số 36/2005/QH11 được Quốc hội thông qua ngày 14/6/2005, thống nhất với phần căn cứ của Hợp đồng 140.</w:t>
      </w:r>
    </w:p>
  </w:comment>
  <w:comment w:id="103" w:author="huy.dt" w:date="2026-10-27T07:54:19Z" w:initials="HD">
    <w:p w14:paraId="5F5B7F49" w14:textId="77777777">
      <w:r>
        <w:rPr>
          <w:rStyle w:val="CommentReference"/>
        </w:rPr>
        <w:annotationRef/>
      </w:r>
      <w:r>
        <w:rPr>
          <w:color w:val="000000"/>
          <w:sz w:val="20"/>
          <w:szCs w:val="20"/>
        </w:rPr>
        <w:t xml:space="preserve">Bổ sung căn cứ Điều 17.3 của Hợp đồng: chuyển giao quyền, nghĩa vụ cho bên thứ ba phải được Bên kia chấp thuận bằng văn bản. Đây là căn cứ trực tiếp cho Thỏa thuận này. Đồng thời bổ sung CV 5047/KDK-KD và Biên bản họp ngày 26/10/2026.</w:t>
      </w:r>
    </w:p>
  </w:comment>
  <w:comment w:id="104" w:author="huy.dt" w:date="2026-10-27T07:54:19Z" w:initials="HD">
    <w:p w14:paraId="42445F0D" w14:textId="77777777">
      <w:r>
        <w:rPr>
          <w:rStyle w:val="CommentReference"/>
        </w:rPr>
        <w:annotationRef/>
      </w:r>
      <w:r>
        <w:rPr>
          <w:color w:val="000000"/>
          <w:sz w:val="20"/>
          <w:szCs w:val="20"/>
        </w:rPr>
        <w:t xml:space="preserve">Bên C là chi nhánh, không có tư cách pháp nhân (Điều 84 BLDS 2015). Đề nghị ghi rõ căn cứ thẩm quyền ký của Giám đốc Chi nhánh (QĐ 1557/QĐ-KVN hoặc giấy ủy quyền của Tổng giám đốc), tương tự Bên A và Bên B.</w:t>
      </w:r>
    </w:p>
  </w:comment>
  <w:comment w:id="105" w:author="huy.dt" w:date="2026-10-27T07:54:19Z" w:initials="HD">
    <w:p w14:paraId="28B7EFC0" w14:textId="77777777">
      <w:r>
        <w:rPr>
          <w:rStyle w:val="CommentReference"/>
        </w:rPr>
        <w:annotationRef/>
      </w:r>
      <w:r>
        <w:rPr>
          <w:color w:val="000000"/>
          <w:sz w:val="20"/>
          <w:szCs w:val="20"/>
        </w:rPr>
        <w:t xml:space="preserve">Ngày chuyển giao để trống là rủi ro lớn nhất của dự thảo, vì mọi quyền, nghĩa vụ đều neo vào mốc này. Đề nghị ghi cố định 00h00 ngày 01/11/2026, thống nhất với CV 5047/KDK-KD và Biên bản họp ngày 26/10/2026. Bổ sung định nghĩa “Thời điểm chốt số liệu”, “Chuyến HÀNG trước chuyển giao” và “Nghĩa vụ trước chuyển giao” để phân định trách nhiệm.</w:t>
      </w:r>
    </w:p>
  </w:comment>
  <w:comment w:id="106" w:author="huy.dt" w:date="2026-10-27T07:54:19Z" w:initials="HD">
    <w:p w14:paraId="1E15D143" w14:textId="77777777">
      <w:r>
        <w:rPr>
          <w:rStyle w:val="CommentReference"/>
        </w:rPr>
        <w:annotationRef/>
      </w:r>
      <w:r>
        <w:rPr>
          <w:color w:val="000000"/>
          <w:sz w:val="20"/>
          <w:szCs w:val="20"/>
        </w:rPr>
        <w:t xml:space="preserve">Cụm từ “việc thực hiện các quyền, nghĩa vụ” có thể bị hiểu là Bên A chỉ ủy thác cho Bên C thực hiện thay (thực hiện nghĩa vụ thông qua người thứ ba) trong khi Bên A vẫn là Bên Bán. Đề nghị sửa thành chuyển giao quyền và nghĩa vụ (Điều 365, 370 BLDS 2015) để Bên C trở thành Bên Bán.</w:t>
      </w:r>
    </w:p>
  </w:comment>
  <w:comment w:id="107" w:author="huy.dt" w:date="2026-10-27T07:54:19Z" w:initials="HD">
    <w:p w14:paraId="5122B487" w14:textId="77777777">
      <w:r>
        <w:rPr>
          <w:rStyle w:val="CommentReference"/>
        </w:rPr>
        <w:annotationRef/>
      </w:r>
      <w:r>
        <w:rPr>
          <w:color w:val="000000"/>
          <w:sz w:val="20"/>
          <w:szCs w:val="20"/>
        </w:rPr>
        <w:t xml:space="preserve">Đề nghị không ghi cứng các số liệu này vì chưa chốt tại 24h00 ngày 31/10/2026. Số liệu sẽ được ghi nhận tại Biên bản xác nhận số liệu do Ba Bên ký (bổ sung ở dưới). Về thời hạn giao nhận khối lượng còn lại: xem đề xuất tại Mục II.3.2.</w:t>
      </w:r>
    </w:p>
  </w:comment>
  <w:comment w:id="108" w:author="huy.dt" w:date="2026-10-27T07:54:19Z" w:initials="HD">
    <w:p w14:paraId="4CE62525" w14:textId="77777777">
      <w:r>
        <w:rPr>
          <w:rStyle w:val="CommentReference"/>
        </w:rPr>
        <w:annotationRef/>
      </w:r>
      <w:r>
        <w:rPr>
          <w:color w:val="000000"/>
          <w:sz w:val="20"/>
          <w:szCs w:val="20"/>
        </w:rPr>
        <w:t xml:space="preserve">Dự thảo chưa quy định thời hạn PV GAS Trading thông báo số liệu và chưa có cơ chế Ba Bên xác nhận. Đề xuất: thông báo trong 03 Ngày Làm Việc, ký biên bản trong 05 Ngày Làm Việc, và nêu rõ việc chậm số liệu không làm gián đoạn việc giao LNG từ ngày 01/11/2026.</w:t>
      </w:r>
    </w:p>
  </w:comment>
  <w:comment w:id="109" w:author="huy.dt" w:date="2026-10-27T07:54:20Z" w:initials="HD">
    <w:p w14:paraId="6D7D7CF3" w14:textId="77777777">
      <w:r>
        <w:rPr>
          <w:rStyle w:val="CommentReference"/>
        </w:rPr>
        <w:annotationRef/>
      </w:r>
      <w:r>
        <w:rPr>
          <w:color w:val="000000"/>
          <w:sz w:val="20"/>
          <w:szCs w:val="20"/>
        </w:rPr>
        <w:t xml:space="preserve">Chữ “giao trước 24h00” không rõ đối với xe đang trên đường lúc 24h00, vì Điểm Giao Nhận là bãi tập kết của Bên Mua (Điều 4.2 HĐ). Đề nghị phân định theo phiếu cân tại Kho, khớp với thời điểm phát hành hóa đơn tại Điều 10.1.1 HĐ.</w:t>
      </w:r>
    </w:p>
  </w:comment>
  <w:comment w:id="110" w:author="huy.dt" w:date="2026-10-27T07:54:20Z" w:initials="HD">
    <w:p w14:paraId="6910FADC" w14:textId="77777777">
      <w:r>
        <w:rPr>
          <w:rStyle w:val="CommentReference"/>
        </w:rPr>
        <w:annotationRef/>
      </w:r>
      <w:r>
        <w:rPr>
          <w:color w:val="000000"/>
          <w:sz w:val="20"/>
          <w:szCs w:val="20"/>
        </w:rPr>
        <w:t xml:space="preserve">Bổ sung các nội dung kỹ thuật để không gián đoạn vận hành: kế thừa kế hoạch tháng 11/2026 (Điều 5.2), thông báo giá Brent/đơn giá tạm tính (Điều 9.2, 10.1.2), nhiệt trị (Điều 9.3), bảo hiểm (Điều 4.4) và danh sách xe bồn (Điều 11).</w:t>
      </w:r>
    </w:p>
  </w:comment>
  <w:comment w:id="111" w:author="huy.dt" w:date="2026-10-27T07:54:20Z" w:initials="HD">
    <w:p w14:paraId="76DA89F3" w14:textId="77777777">
      <w:r>
        <w:rPr>
          <w:rStyle w:val="CommentReference"/>
        </w:rPr>
        <w:annotationRef/>
      </w:r>
      <w:r>
        <w:rPr>
          <w:color w:val="000000"/>
          <w:sz w:val="20"/>
          <w:szCs w:val="20"/>
        </w:rPr>
        <w:t xml:space="preserve">“Tiêu thụ” là hoạt động nội bộ của Bên Mua; nghĩa vụ hợp đồng là “giao nhận”. Cần nêu rõ mốc 31/12/2026 chỉ áp dụng cho khối lượng cam kết năm 2026, không rút ngắn Thời Hạn Hợp Đồng. Lưu ý: bản Hợp đồng mà chúng tôi có ghi thời gian giao nhận đến 31/12/2030 (Điều 3.2), nhưng biên bản họp ghi hiệu lực đến 31/12/2026, đề nghị đối chiếu bản đã ký. Ngoài ra, cần thống nhất cách xử lý nếu đến 31/12/2026 Bên B chưa nhận hết khối lượng còn lại (chuyển sang năm 2027 hay áp dụng Điều 15.1).</w:t>
      </w:r>
    </w:p>
  </w:comment>
  <w:comment w:id="112" w:author="huy.dt" w:date="2026-10-27T07:54:20Z" w:initials="HD">
    <w:p w14:paraId="342DD28A" w14:textId="77777777">
      <w:r>
        <w:rPr>
          <w:rStyle w:val="CommentReference"/>
        </w:rPr>
        <w:annotationRef/>
      </w:r>
      <w:r>
        <w:rPr>
          <w:color w:val="000000"/>
          <w:sz w:val="20"/>
          <w:szCs w:val="20"/>
        </w:rPr>
        <w:t xml:space="preserve">Bên A là một bên của Hợp đồng và cần bản gốc cho kế toán, kiểm toán, quyết toán thuế; không nên chuyển bản gốc. Đề xuất bàn giao bản sao, có thời hạn và có điều khoản miễn trừ nghĩa vụ bảo mật (Điều 16 HĐ).</w:t>
      </w:r>
    </w:p>
  </w:comment>
  <w:comment w:id="113" w:author="huy.dt" w:date="2026-10-27T07:54:20Z" w:initials="HD">
    <w:p w14:paraId="43382777" w14:textId="77777777">
      <w:r>
        <w:rPr>
          <w:rStyle w:val="CommentReference"/>
        </w:rPr>
        <w:annotationRef/>
      </w:r>
      <w:r>
        <w:rPr>
          <w:color w:val="000000"/>
          <w:sz w:val="20"/>
          <w:szCs w:val="20"/>
        </w:rPr>
        <w:t xml:space="preserve">Điều khoản “bồi hoàn, giữ cho Bên C được miễn trừ” không phù hợp: Bên A và Bên C đều là chi nhánh của cùng một pháp nhân, và quyền, nghĩa vụ do chi nhánh xác lập thuộc về pháp nhân (Điều 84 BLDS 2015). Vì vậy cam kết bồi hoàn giữa hai chi nhánh khó có giá trị cưỡng chế, đồng thời phạm vi “mọi trách nhiệm… hoặc nghĩa vụ khác” quá rộng và chỉ một chiều. Đề xuất thay bằng phân định trách nhiệm hai chiều theo Chuyến HÀNG; xử lý nội bộ theo quy chế của Tổng công ty. Bổ sung điều khoản giải quyết tranh chấp giữa Ba Bên.</w:t>
      </w:r>
    </w:p>
  </w:comment>
  <w:comment w:id="114" w:author="huy.dt" w:date="2026-10-27T07:54:20Z" w:initials="HD">
    <w:p w14:paraId="3EAB6232" w14:textId="77777777">
      <w:r>
        <w:rPr>
          <w:rStyle w:val="CommentReference"/>
        </w:rPr>
        <w:annotationRef/>
      </w:r>
      <w:r>
        <w:rPr>
          <w:color w:val="000000"/>
          <w:sz w:val="20"/>
          <w:szCs w:val="20"/>
        </w:rPr>
        <w:t xml:space="preserve">Ghi hiệu lực “từ 00 giờ ngày …” sẽ hồi tố nếu ký sau ngày đó. Đề xuất tách “hiệu lực từ ngày ký” và “áp dụng từ Ngày chuyển giao”. Kiến nghị Ba Bên ký trước ngày 31/10/2026.</w:t>
      </w:r>
    </w:p>
  </w:comment>
  <w:comment w:id="115" w:author="huy.dt" w:date="2026-10-27T07:54:20Z" w:initials="HD">
    <w:p w14:paraId="7FB7312F" w14:textId="77777777">
      <w:r>
        <w:rPr>
          <w:rStyle w:val="CommentReference"/>
        </w:rPr>
        <w:annotationRef/>
      </w:r>
      <w:r>
        <w:rPr>
          <w:color w:val="000000"/>
          <w:sz w:val="20"/>
          <w:szCs w:val="20"/>
        </w:rPr>
        <w:t xml:space="preserve">Cập nhật số trang khi chốt nội dung. Khối chữ ký cần bổ sung họ tên, chức vụ người ký của từng Bên.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B657C8" w15:done="0"/>
  <w15:commentEx w15:paraId="6078D2C2" w15:done="0"/>
  <w15:commentEx w15:paraId="2BAF6B08" w15:done="0"/>
  <w15:commentEx w15:paraId="5F5B7F49" w15:done="0"/>
  <w15:commentEx w15:paraId="42445F0D" w15:done="0"/>
  <w15:commentEx w15:paraId="28B7EFC0" w15:done="0"/>
  <w15:commentEx w15:paraId="1E15D143" w15:done="0"/>
  <w15:commentEx w15:paraId="5122B487" w15:paraIdParent="09B657C8" w15:done="0"/>
  <w15:commentEx w15:paraId="4CE62525" w15:done="0"/>
  <w15:commentEx w15:paraId="6D7D7CF3" w15:done="0"/>
  <w15:commentEx w15:paraId="6910FADC" w15:done="0"/>
  <w15:commentEx w15:paraId="76DA89F3" w15:done="0"/>
  <w15:commentEx w15:paraId="342DD28A" w15:done="0"/>
  <w15:commentEx w15:paraId="43382777" w15:done="0"/>
  <w15:commentEx w15:paraId="3EAB6232" w15:done="0"/>
  <w15:commentEx w15:paraId="7FB73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FA45795" w16cex:dateUtc="2026-10-27T07:54:19Z"/>
  <w16cex:commentExtensible w16cex:durableId="4CB2341D" w16cex:dateUtc="2026-10-27T07:54:19Z"/>
  <w16cex:commentExtensible w16cex:durableId="0AECF925" w16cex:dateUtc="2026-10-27T07:54:19Z"/>
  <w16cex:commentExtensible w16cex:durableId="38798514" w16cex:dateUtc="2026-10-27T07:54:19Z"/>
  <w16cex:commentExtensible w16cex:durableId="7B9F93BD" w16cex:dateUtc="2026-10-27T07:54:19Z"/>
  <w16cex:commentExtensible w16cex:durableId="110F1460" w16cex:dateUtc="2026-10-27T07:54:19Z"/>
  <w16cex:commentExtensible w16cex:durableId="6602A864" w16cex:dateUtc="2026-10-27T07:54:19Z"/>
  <w16cex:commentExtensible w16cex:durableId="77A6115C" w16cex:dateUtc="2026-10-27T07:54:19Z"/>
  <w16cex:commentExtensible w16cex:durableId="0B1AA1A6" w16cex:dateUtc="2026-10-27T07:54:20Z"/>
  <w16cex:commentExtensible w16cex:durableId="2C982E15" w16cex:dateUtc="2026-10-27T07:54:20Z"/>
  <w16cex:commentExtensible w16cex:durableId="60472BA3" w16cex:dateUtc="2026-10-27T07:54:20Z"/>
  <w16cex:commentExtensible w16cex:durableId="771B1579" w16cex:dateUtc="2026-10-27T07:54:20Z"/>
  <w16cex:commentExtensible w16cex:durableId="43883979" w16cex:dateUtc="2026-10-27T07:54:20Z"/>
  <w16cex:commentExtensible w16cex:durableId="4A9827C8" w16cex:dateUtc="2026-10-27T07:54:20Z"/>
  <w16cex:commentExtensible w16cex:durableId="692FDFD3" w16cex:dateUtc="2026-10-27T07:54:2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B657C8" w16cid:durableId="2E88FAEF"/>
  <w16cid:commentId w16cid:paraId="6078D2C2" w16cid:durableId="6FA45795"/>
  <w16cid:commentId w16cid:paraId="2BAF6B08" w16cid:durableId="4CB2341D"/>
  <w16cid:commentId w16cid:paraId="5F5B7F49" w16cid:durableId="0AECF925"/>
  <w16cid:commentId w16cid:paraId="42445F0D" w16cid:durableId="38798514"/>
  <w16cid:commentId w16cid:paraId="28B7EFC0" w16cid:durableId="7B9F93BD"/>
  <w16cid:commentId w16cid:paraId="1E15D143" w16cid:durableId="110F1460"/>
  <w16cid:commentId w16cid:paraId="5122B487" w16cid:durableId="6602A864"/>
  <w16cid:commentId w16cid:paraId="4CE62525" w16cid:durableId="77A6115C"/>
  <w16cid:commentId w16cid:paraId="6D7D7CF3" w16cid:durableId="0B1AA1A6"/>
  <w16cid:commentId w16cid:paraId="6910FADC" w16cid:durableId="2C982E15"/>
  <w16cid:commentId w16cid:paraId="76DA89F3" w16cid:durableId="60472BA3"/>
  <w16cid:commentId w16cid:paraId="342DD28A" w16cid:durableId="771B1579"/>
  <w16cid:commentId w16cid:paraId="43382777" w16cid:durableId="43883979"/>
  <w16cid:commentId w16cid:paraId="3EAB6232" w16cid:durableId="4A9827C8"/>
  <w16cid:commentId w16cid:paraId="7FB7312F" w16cid:durableId="692FDF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33BE7A" w14:textId="77777777" w:rsidR="007E3BE8" w:rsidRDefault="007E3BE8" w:rsidP="008A0B59">
      <w:pPr>
        <w:spacing w:before="0"/>
      </w:pPr>
      <w:r>
        <w:separator/>
      </w:r>
    </w:p>
  </w:endnote>
  <w:endnote w:type="continuationSeparator" w:id="0">
    <w:p w14:paraId="4A772886" w14:textId="77777777" w:rsidR="007E3BE8" w:rsidRDefault="007E3BE8" w:rsidP="008A0B5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I-Helve">
    <w:altName w:val="Calibri"/>
    <w:charset w:val="00"/>
    <w:family w:val="auto"/>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493497984"/>
      <w:docPartObj>
        <w:docPartGallery w:val="Page Numbers (Bottom of Page)"/>
        <w:docPartUnique/>
      </w:docPartObj>
    </w:sdtPr>
    <w:sdtEndPr>
      <w:rPr>
        <w:noProof/>
      </w:rPr>
    </w:sdtEndPr>
    <w:sdtContent>
      <w:p w14:paraId="3EDCDDE2" w14:textId="385296BB" w:rsidR="00FB51A0" w:rsidRDefault="00851AF2">
        <w:pPr>
          <w:pStyle w:val="Footer"/>
          <w:jc w:val="center"/>
          <w:rPr>
            <w:noProof/>
            <w:sz w:val="24"/>
            <w:szCs w:val="24"/>
          </w:rPr>
        </w:pPr>
        <w:r w:rsidRPr="00851AF2">
          <w:rPr>
            <w:sz w:val="24"/>
            <w:szCs w:val="24"/>
          </w:rPr>
          <w:fldChar w:fldCharType="begin"/>
        </w:r>
        <w:r w:rsidRPr="00851AF2">
          <w:rPr>
            <w:sz w:val="24"/>
            <w:szCs w:val="24"/>
          </w:rPr>
          <w:instrText xml:space="preserve"> PAGE   \* MERGEFORMAT </w:instrText>
        </w:r>
        <w:r w:rsidRPr="00851AF2">
          <w:rPr>
            <w:sz w:val="24"/>
            <w:szCs w:val="24"/>
          </w:rPr>
          <w:fldChar w:fldCharType="separate"/>
        </w:r>
        <w:r w:rsidRPr="00851AF2">
          <w:rPr>
            <w:noProof/>
            <w:sz w:val="24"/>
            <w:szCs w:val="24"/>
          </w:rPr>
          <w:t>2</w:t>
        </w:r>
        <w:r w:rsidRPr="00851AF2">
          <w:rPr>
            <w:noProof/>
            <w:sz w:val="24"/>
            <w:szCs w:val="24"/>
          </w:rPr>
          <w:fldChar w:fldCharType="end"/>
        </w:r>
        <w:r w:rsidRPr="00851AF2">
          <w:rPr>
            <w:noProof/>
            <w:sz w:val="24"/>
            <w:szCs w:val="24"/>
          </w:rPr>
          <w:t>/</w:t>
        </w:r>
        <w:r w:rsidR="007E2B2D">
          <w:rPr>
            <w:noProof/>
            <w:sz w:val="24"/>
            <w:szCs w:val="24"/>
          </w:rPr>
          <w:t>4</w:t>
        </w:r>
      </w:p>
      <w:p w14:paraId="04E6D967" w14:textId="31B29E40" w:rsidR="00851AF2" w:rsidRPr="00851AF2" w:rsidRDefault="007E3BE8">
        <w:pPr>
          <w:pStyle w:val="Footer"/>
          <w:jc w:val="center"/>
          <w:rPr>
            <w:sz w:val="24"/>
            <w:szCs w:val="24"/>
          </w:rPr>
        </w:pPr>
      </w:p>
    </w:sdtContent>
  </w:sdt>
  <w:p w14:paraId="2014ECC1" w14:textId="77777777" w:rsidR="00027B90" w:rsidRPr="003E43CE" w:rsidRDefault="00027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1CD72" w14:textId="77777777" w:rsidR="007E3BE8" w:rsidRDefault="007E3BE8" w:rsidP="008A0B59">
      <w:pPr>
        <w:spacing w:before="0"/>
      </w:pPr>
      <w:r>
        <w:separator/>
      </w:r>
    </w:p>
  </w:footnote>
  <w:footnote w:type="continuationSeparator" w:id="0">
    <w:p w14:paraId="795DA1F1" w14:textId="77777777" w:rsidR="007E3BE8" w:rsidRDefault="007E3BE8" w:rsidP="008A0B5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342A9"/>
    <w:multiLevelType w:val="multilevel"/>
    <w:tmpl w:val="1D546B14"/>
    <w:lvl w:ilvl="0">
      <w:start w:val="4"/>
      <w:numFmt w:val="decimal"/>
      <w:lvlText w:val="%1."/>
      <w:lvlJc w:val="left"/>
      <w:pPr>
        <w:ind w:left="408" w:hanging="408"/>
      </w:pPr>
      <w:rPr>
        <w:rFonts w:ascii="Times New Roman" w:hAnsi="Times New Roman" w:hint="default"/>
        <w:b w:val="0"/>
        <w:sz w:val="26"/>
      </w:rPr>
    </w:lvl>
    <w:lvl w:ilvl="1">
      <w:start w:val="1"/>
      <w:numFmt w:val="decimal"/>
      <w:lvlText w:val="%1.%2."/>
      <w:lvlJc w:val="left"/>
      <w:pPr>
        <w:ind w:left="1647" w:hanging="720"/>
      </w:pPr>
      <w:rPr>
        <w:rFonts w:ascii="Times New Roman" w:hAnsi="Times New Roman" w:hint="default"/>
        <w:b w:val="0"/>
        <w:sz w:val="26"/>
      </w:rPr>
    </w:lvl>
    <w:lvl w:ilvl="2">
      <w:start w:val="1"/>
      <w:numFmt w:val="decimal"/>
      <w:lvlText w:val="%1.%2.%3."/>
      <w:lvlJc w:val="left"/>
      <w:pPr>
        <w:ind w:left="2574" w:hanging="720"/>
      </w:pPr>
      <w:rPr>
        <w:rFonts w:ascii="Times New Roman" w:hAnsi="Times New Roman" w:hint="default"/>
        <w:b w:val="0"/>
        <w:sz w:val="26"/>
      </w:rPr>
    </w:lvl>
    <w:lvl w:ilvl="3">
      <w:start w:val="1"/>
      <w:numFmt w:val="decimal"/>
      <w:lvlText w:val="%1.%2.%3.%4."/>
      <w:lvlJc w:val="left"/>
      <w:pPr>
        <w:ind w:left="3861" w:hanging="1080"/>
      </w:pPr>
      <w:rPr>
        <w:rFonts w:ascii="Times New Roman" w:hAnsi="Times New Roman" w:hint="default"/>
        <w:b w:val="0"/>
        <w:sz w:val="26"/>
      </w:rPr>
    </w:lvl>
    <w:lvl w:ilvl="4">
      <w:start w:val="1"/>
      <w:numFmt w:val="decimal"/>
      <w:lvlText w:val="%1.%2.%3.%4.%5."/>
      <w:lvlJc w:val="left"/>
      <w:pPr>
        <w:ind w:left="4788" w:hanging="1080"/>
      </w:pPr>
      <w:rPr>
        <w:rFonts w:ascii="Times New Roman" w:hAnsi="Times New Roman" w:hint="default"/>
        <w:b w:val="0"/>
        <w:sz w:val="26"/>
      </w:rPr>
    </w:lvl>
    <w:lvl w:ilvl="5">
      <w:start w:val="1"/>
      <w:numFmt w:val="decimal"/>
      <w:lvlText w:val="%1.%2.%3.%4.%5.%6."/>
      <w:lvlJc w:val="left"/>
      <w:pPr>
        <w:ind w:left="6075" w:hanging="1440"/>
      </w:pPr>
      <w:rPr>
        <w:rFonts w:ascii="Times New Roman" w:hAnsi="Times New Roman" w:hint="default"/>
        <w:b w:val="0"/>
        <w:sz w:val="26"/>
      </w:rPr>
    </w:lvl>
    <w:lvl w:ilvl="6">
      <w:start w:val="1"/>
      <w:numFmt w:val="decimal"/>
      <w:lvlText w:val="%1.%2.%3.%4.%5.%6.%7."/>
      <w:lvlJc w:val="left"/>
      <w:pPr>
        <w:ind w:left="7002" w:hanging="1440"/>
      </w:pPr>
      <w:rPr>
        <w:rFonts w:ascii="Times New Roman" w:hAnsi="Times New Roman" w:hint="default"/>
        <w:b w:val="0"/>
        <w:sz w:val="26"/>
      </w:rPr>
    </w:lvl>
    <w:lvl w:ilvl="7">
      <w:start w:val="1"/>
      <w:numFmt w:val="decimal"/>
      <w:lvlText w:val="%1.%2.%3.%4.%5.%6.%7.%8."/>
      <w:lvlJc w:val="left"/>
      <w:pPr>
        <w:ind w:left="8289" w:hanging="1800"/>
      </w:pPr>
      <w:rPr>
        <w:rFonts w:ascii="Times New Roman" w:hAnsi="Times New Roman" w:hint="default"/>
        <w:b w:val="0"/>
        <w:sz w:val="26"/>
      </w:rPr>
    </w:lvl>
    <w:lvl w:ilvl="8">
      <w:start w:val="1"/>
      <w:numFmt w:val="decimal"/>
      <w:lvlText w:val="%1.%2.%3.%4.%5.%6.%7.%8.%9."/>
      <w:lvlJc w:val="left"/>
      <w:pPr>
        <w:ind w:left="9216" w:hanging="1800"/>
      </w:pPr>
      <w:rPr>
        <w:rFonts w:ascii="Times New Roman" w:hAnsi="Times New Roman" w:hint="default"/>
        <w:b w:val="0"/>
        <w:sz w:val="26"/>
      </w:rPr>
    </w:lvl>
  </w:abstractNum>
  <w:abstractNum w:abstractNumId="1" w15:restartNumberingAfterBreak="0">
    <w:nsid w:val="1F2456BC"/>
    <w:multiLevelType w:val="hybridMultilevel"/>
    <w:tmpl w:val="7E38A312"/>
    <w:lvl w:ilvl="0" w:tplc="53F43B54">
      <w:start w:val="1"/>
      <w:numFmt w:val="decimal"/>
      <w:lvlText w:val="%1.1."/>
      <w:lvlJc w:val="left"/>
      <w:pPr>
        <w:ind w:left="1356" w:hanging="360"/>
      </w:pPr>
      <w:rPr>
        <w:rFonts w:hint="default"/>
      </w:rPr>
    </w:lvl>
    <w:lvl w:ilvl="1" w:tplc="0C000019" w:tentative="1">
      <w:start w:val="1"/>
      <w:numFmt w:val="lowerLetter"/>
      <w:lvlText w:val="%2."/>
      <w:lvlJc w:val="left"/>
      <w:pPr>
        <w:ind w:left="2076" w:hanging="360"/>
      </w:pPr>
    </w:lvl>
    <w:lvl w:ilvl="2" w:tplc="0C00001B" w:tentative="1">
      <w:start w:val="1"/>
      <w:numFmt w:val="lowerRoman"/>
      <w:lvlText w:val="%3."/>
      <w:lvlJc w:val="right"/>
      <w:pPr>
        <w:ind w:left="2796" w:hanging="180"/>
      </w:pPr>
    </w:lvl>
    <w:lvl w:ilvl="3" w:tplc="0C00000F" w:tentative="1">
      <w:start w:val="1"/>
      <w:numFmt w:val="decimal"/>
      <w:lvlText w:val="%4."/>
      <w:lvlJc w:val="left"/>
      <w:pPr>
        <w:ind w:left="3516" w:hanging="360"/>
      </w:pPr>
    </w:lvl>
    <w:lvl w:ilvl="4" w:tplc="0C000019" w:tentative="1">
      <w:start w:val="1"/>
      <w:numFmt w:val="lowerLetter"/>
      <w:lvlText w:val="%5."/>
      <w:lvlJc w:val="left"/>
      <w:pPr>
        <w:ind w:left="4236" w:hanging="360"/>
      </w:pPr>
    </w:lvl>
    <w:lvl w:ilvl="5" w:tplc="0C00001B" w:tentative="1">
      <w:start w:val="1"/>
      <w:numFmt w:val="lowerRoman"/>
      <w:lvlText w:val="%6."/>
      <w:lvlJc w:val="right"/>
      <w:pPr>
        <w:ind w:left="4956" w:hanging="180"/>
      </w:pPr>
    </w:lvl>
    <w:lvl w:ilvl="6" w:tplc="0C00000F" w:tentative="1">
      <w:start w:val="1"/>
      <w:numFmt w:val="decimal"/>
      <w:lvlText w:val="%7."/>
      <w:lvlJc w:val="left"/>
      <w:pPr>
        <w:ind w:left="5676" w:hanging="360"/>
      </w:pPr>
    </w:lvl>
    <w:lvl w:ilvl="7" w:tplc="0C000019" w:tentative="1">
      <w:start w:val="1"/>
      <w:numFmt w:val="lowerLetter"/>
      <w:lvlText w:val="%8."/>
      <w:lvlJc w:val="left"/>
      <w:pPr>
        <w:ind w:left="6396" w:hanging="360"/>
      </w:pPr>
    </w:lvl>
    <w:lvl w:ilvl="8" w:tplc="0C00001B" w:tentative="1">
      <w:start w:val="1"/>
      <w:numFmt w:val="lowerRoman"/>
      <w:lvlText w:val="%9."/>
      <w:lvlJc w:val="right"/>
      <w:pPr>
        <w:ind w:left="7116" w:hanging="180"/>
      </w:pPr>
    </w:lvl>
  </w:abstractNum>
  <w:abstractNum w:abstractNumId="2" w15:restartNumberingAfterBreak="0">
    <w:nsid w:val="1F53752A"/>
    <w:multiLevelType w:val="hybridMultilevel"/>
    <w:tmpl w:val="174293E0"/>
    <w:lvl w:ilvl="0" w:tplc="96D611E8">
      <w:start w:val="4"/>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B1F25"/>
    <w:multiLevelType w:val="multilevel"/>
    <w:tmpl w:val="6D06DC20"/>
    <w:lvl w:ilvl="0">
      <w:start w:val="5"/>
      <w:numFmt w:val="decimal"/>
      <w:lvlText w:val="%1."/>
      <w:lvlJc w:val="left"/>
      <w:pPr>
        <w:ind w:left="408" w:hanging="408"/>
      </w:pPr>
      <w:rPr>
        <w:rFonts w:hint="default"/>
      </w:rPr>
    </w:lvl>
    <w:lvl w:ilvl="1">
      <w:start w:val="1"/>
      <w:numFmt w:val="decimal"/>
      <w:lvlText w:val="%1.%2."/>
      <w:lvlJc w:val="left"/>
      <w:pPr>
        <w:ind w:left="1716" w:hanging="720"/>
      </w:pPr>
      <w:rPr>
        <w:rFonts w:ascii="Times New Roman" w:hAnsi="Times New Roman" w:cs="Times New Roman" w:hint="default"/>
        <w:sz w:val="26"/>
        <w:szCs w:val="26"/>
      </w:rPr>
    </w:lvl>
    <w:lvl w:ilvl="2">
      <w:start w:val="1"/>
      <w:numFmt w:val="decimal"/>
      <w:lvlText w:val="%1.%2.%3."/>
      <w:lvlJc w:val="left"/>
      <w:pPr>
        <w:ind w:left="2712" w:hanging="720"/>
      </w:pPr>
      <w:rPr>
        <w:rFonts w:hint="default"/>
      </w:rPr>
    </w:lvl>
    <w:lvl w:ilvl="3">
      <w:start w:val="1"/>
      <w:numFmt w:val="decimal"/>
      <w:lvlText w:val="%1.%2.%3.%4."/>
      <w:lvlJc w:val="left"/>
      <w:pPr>
        <w:ind w:left="4068" w:hanging="1080"/>
      </w:pPr>
      <w:rPr>
        <w:rFonts w:hint="default"/>
      </w:rPr>
    </w:lvl>
    <w:lvl w:ilvl="4">
      <w:start w:val="1"/>
      <w:numFmt w:val="decimal"/>
      <w:lvlText w:val="%1.%2.%3.%4.%5."/>
      <w:lvlJc w:val="left"/>
      <w:pPr>
        <w:ind w:left="5064" w:hanging="1080"/>
      </w:pPr>
      <w:rPr>
        <w:rFonts w:hint="default"/>
      </w:rPr>
    </w:lvl>
    <w:lvl w:ilvl="5">
      <w:start w:val="1"/>
      <w:numFmt w:val="decimal"/>
      <w:lvlText w:val="%1.%2.%3.%4.%5.%6."/>
      <w:lvlJc w:val="left"/>
      <w:pPr>
        <w:ind w:left="6420" w:hanging="1440"/>
      </w:pPr>
      <w:rPr>
        <w:rFonts w:hint="default"/>
      </w:rPr>
    </w:lvl>
    <w:lvl w:ilvl="6">
      <w:start w:val="1"/>
      <w:numFmt w:val="decimal"/>
      <w:lvlText w:val="%1.%2.%3.%4.%5.%6.%7."/>
      <w:lvlJc w:val="left"/>
      <w:pPr>
        <w:ind w:left="7416" w:hanging="1440"/>
      </w:pPr>
      <w:rPr>
        <w:rFonts w:hint="default"/>
      </w:rPr>
    </w:lvl>
    <w:lvl w:ilvl="7">
      <w:start w:val="1"/>
      <w:numFmt w:val="decimal"/>
      <w:lvlText w:val="%1.%2.%3.%4.%5.%6.%7.%8."/>
      <w:lvlJc w:val="left"/>
      <w:pPr>
        <w:ind w:left="8772" w:hanging="1800"/>
      </w:pPr>
      <w:rPr>
        <w:rFonts w:hint="default"/>
      </w:rPr>
    </w:lvl>
    <w:lvl w:ilvl="8">
      <w:start w:val="1"/>
      <w:numFmt w:val="decimal"/>
      <w:lvlText w:val="%1.%2.%3.%4.%5.%6.%7.%8.%9."/>
      <w:lvlJc w:val="left"/>
      <w:pPr>
        <w:ind w:left="9768" w:hanging="1800"/>
      </w:pPr>
      <w:rPr>
        <w:rFonts w:hint="default"/>
      </w:rPr>
    </w:lvl>
  </w:abstractNum>
  <w:abstractNum w:abstractNumId="4" w15:restartNumberingAfterBreak="0">
    <w:nsid w:val="3B4D418D"/>
    <w:multiLevelType w:val="hybridMultilevel"/>
    <w:tmpl w:val="0CA2F4A2"/>
    <w:lvl w:ilvl="0" w:tplc="3104F0A6">
      <w:start w:val="1"/>
      <w:numFmt w:val="bullet"/>
      <w:lvlText w:val=""/>
      <w:lvlJc w:val="left"/>
      <w:pPr>
        <w:ind w:left="1287" w:hanging="360"/>
      </w:pPr>
      <w:rPr>
        <w:rFonts w:ascii="Symbol" w:hAnsi="Symbol" w:hint="default"/>
        <w:u w:color="FFFFFF" w:themeColor="background1"/>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40E96E33"/>
    <w:multiLevelType w:val="hybridMultilevel"/>
    <w:tmpl w:val="F3280840"/>
    <w:lvl w:ilvl="0" w:tplc="831EBF98">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42E6308C"/>
    <w:multiLevelType w:val="hybridMultilevel"/>
    <w:tmpl w:val="6CC2D53A"/>
    <w:lvl w:ilvl="0" w:tplc="C872554E">
      <w:start w:val="1"/>
      <w:numFmt w:val="decimal"/>
      <w:lvlText w:val="%1.1."/>
      <w:lvlJc w:val="left"/>
      <w:pPr>
        <w:ind w:left="1287" w:hanging="360"/>
      </w:pPr>
      <w:rPr>
        <w:rFonts w:ascii="Times New Roman" w:hAnsi="Times New Roman" w:cs="Times New Roman" w:hint="default"/>
        <w:b w:val="0"/>
        <w:sz w:val="26"/>
        <w:szCs w:val="26"/>
      </w:rPr>
    </w:lvl>
    <w:lvl w:ilvl="1" w:tplc="0C000019" w:tentative="1">
      <w:start w:val="1"/>
      <w:numFmt w:val="lowerLetter"/>
      <w:lvlText w:val="%2."/>
      <w:lvlJc w:val="left"/>
      <w:pPr>
        <w:ind w:left="2007" w:hanging="360"/>
      </w:pPr>
    </w:lvl>
    <w:lvl w:ilvl="2" w:tplc="0C00001B" w:tentative="1">
      <w:start w:val="1"/>
      <w:numFmt w:val="lowerRoman"/>
      <w:lvlText w:val="%3."/>
      <w:lvlJc w:val="right"/>
      <w:pPr>
        <w:ind w:left="2727" w:hanging="180"/>
      </w:pPr>
    </w:lvl>
    <w:lvl w:ilvl="3" w:tplc="0C00000F" w:tentative="1">
      <w:start w:val="1"/>
      <w:numFmt w:val="decimal"/>
      <w:lvlText w:val="%4."/>
      <w:lvlJc w:val="left"/>
      <w:pPr>
        <w:ind w:left="3447" w:hanging="360"/>
      </w:pPr>
    </w:lvl>
    <w:lvl w:ilvl="4" w:tplc="0C000019" w:tentative="1">
      <w:start w:val="1"/>
      <w:numFmt w:val="lowerLetter"/>
      <w:lvlText w:val="%5."/>
      <w:lvlJc w:val="left"/>
      <w:pPr>
        <w:ind w:left="4167" w:hanging="360"/>
      </w:pPr>
    </w:lvl>
    <w:lvl w:ilvl="5" w:tplc="0C00001B" w:tentative="1">
      <w:start w:val="1"/>
      <w:numFmt w:val="lowerRoman"/>
      <w:lvlText w:val="%6."/>
      <w:lvlJc w:val="right"/>
      <w:pPr>
        <w:ind w:left="4887" w:hanging="180"/>
      </w:pPr>
    </w:lvl>
    <w:lvl w:ilvl="6" w:tplc="0C00000F" w:tentative="1">
      <w:start w:val="1"/>
      <w:numFmt w:val="decimal"/>
      <w:lvlText w:val="%7."/>
      <w:lvlJc w:val="left"/>
      <w:pPr>
        <w:ind w:left="5607" w:hanging="360"/>
      </w:pPr>
    </w:lvl>
    <w:lvl w:ilvl="7" w:tplc="0C000019" w:tentative="1">
      <w:start w:val="1"/>
      <w:numFmt w:val="lowerLetter"/>
      <w:lvlText w:val="%8."/>
      <w:lvlJc w:val="left"/>
      <w:pPr>
        <w:ind w:left="6327" w:hanging="360"/>
      </w:pPr>
    </w:lvl>
    <w:lvl w:ilvl="8" w:tplc="0C00001B" w:tentative="1">
      <w:start w:val="1"/>
      <w:numFmt w:val="lowerRoman"/>
      <w:lvlText w:val="%9."/>
      <w:lvlJc w:val="right"/>
      <w:pPr>
        <w:ind w:left="7047" w:hanging="180"/>
      </w:pPr>
    </w:lvl>
  </w:abstractNum>
  <w:abstractNum w:abstractNumId="7" w15:restartNumberingAfterBreak="0">
    <w:nsid w:val="4557542E"/>
    <w:multiLevelType w:val="hybridMultilevel"/>
    <w:tmpl w:val="17B4BB14"/>
    <w:lvl w:ilvl="0" w:tplc="E2DA4C64">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A747625"/>
    <w:multiLevelType w:val="hybridMultilevel"/>
    <w:tmpl w:val="8A14CB3A"/>
    <w:lvl w:ilvl="0" w:tplc="53F43B54">
      <w:start w:val="1"/>
      <w:numFmt w:val="decimal"/>
      <w:lvlText w:val="%1.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4B1C2F82"/>
    <w:multiLevelType w:val="hybridMultilevel"/>
    <w:tmpl w:val="B4FE151E"/>
    <w:lvl w:ilvl="0" w:tplc="C8503B3C">
      <w:start w:val="9"/>
      <w:numFmt w:val="bullet"/>
      <w:pStyle w:val="2-Gach"/>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456401"/>
    <w:multiLevelType w:val="hybridMultilevel"/>
    <w:tmpl w:val="AACCDEDC"/>
    <w:lvl w:ilvl="0" w:tplc="E2DA4C64">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0C56619"/>
    <w:multiLevelType w:val="multilevel"/>
    <w:tmpl w:val="5374DCC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1865EB"/>
    <w:multiLevelType w:val="hybridMultilevel"/>
    <w:tmpl w:val="8996B020"/>
    <w:lvl w:ilvl="0" w:tplc="53F43B54">
      <w:start w:val="1"/>
      <w:numFmt w:val="decimal"/>
      <w:lvlText w:val="%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5D91B69"/>
    <w:multiLevelType w:val="hybridMultilevel"/>
    <w:tmpl w:val="26DAC3B8"/>
    <w:lvl w:ilvl="0" w:tplc="D4963824">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6477074F"/>
    <w:multiLevelType w:val="multilevel"/>
    <w:tmpl w:val="F5A422E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4.3.1.%3"/>
      <w:lvlJc w:val="left"/>
      <w:pPr>
        <w:ind w:left="1080" w:hanging="360"/>
      </w:pPr>
      <w:rPr>
        <w:rFonts w:hint="default"/>
      </w:rPr>
    </w:lvl>
    <w:lvl w:ilvl="3">
      <w:start w:val="1"/>
      <w:numFmt w:val="decimal"/>
      <w:lvlText w:val="5.2.1.%4."/>
      <w:lvlJc w:val="left"/>
      <w:pPr>
        <w:ind w:left="1440" w:hanging="360"/>
      </w:pPr>
      <w:rPr>
        <w:rFonts w:ascii="Times New Roman" w:hAnsi="Times New Roman" w:cs="Times New Roman" w:hint="default"/>
        <w:sz w:val="26"/>
        <w:szCs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6033C9C"/>
    <w:multiLevelType w:val="hybridMultilevel"/>
    <w:tmpl w:val="0686C0E6"/>
    <w:lvl w:ilvl="0" w:tplc="701EC490">
      <w:start w:val="1"/>
      <w:numFmt w:val="bullet"/>
      <w:lvlText w:val=""/>
      <w:lvlJc w:val="left"/>
      <w:pPr>
        <w:tabs>
          <w:tab w:val="num" w:pos="1429"/>
        </w:tabs>
        <w:ind w:left="1429" w:hanging="360"/>
      </w:pPr>
      <w:rPr>
        <w:rFonts w:ascii="Symbol" w:hAnsi="Symbol" w:hint="default"/>
      </w:rPr>
    </w:lvl>
    <w:lvl w:ilvl="1" w:tplc="01C8D116">
      <w:start w:val="1"/>
      <w:numFmt w:val="upperRoman"/>
      <w:lvlText w:val="%2."/>
      <w:lvlJc w:val="left"/>
      <w:pPr>
        <w:tabs>
          <w:tab w:val="num" w:pos="1260"/>
        </w:tabs>
        <w:ind w:left="1260" w:hanging="18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2B2546"/>
    <w:multiLevelType w:val="multilevel"/>
    <w:tmpl w:val="5374DCC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14449E"/>
    <w:multiLevelType w:val="hybridMultilevel"/>
    <w:tmpl w:val="8D14A800"/>
    <w:lvl w:ilvl="0" w:tplc="A98CEE6E">
      <w:start w:val="1"/>
      <w:numFmt w:val="decimal"/>
      <w:lvlText w:val="%1."/>
      <w:lvlJc w:val="left"/>
      <w:pPr>
        <w:tabs>
          <w:tab w:val="num" w:pos="720"/>
        </w:tabs>
        <w:ind w:left="720" w:hanging="360"/>
      </w:pPr>
      <w:rPr>
        <w:b w:val="0"/>
      </w:rPr>
    </w:lvl>
    <w:lvl w:ilvl="1" w:tplc="01C4F9B6">
      <w:start w:val="1"/>
      <w:numFmt w:val="bullet"/>
      <w:lvlText w:val=""/>
      <w:lvlJc w:val="left"/>
      <w:pPr>
        <w:tabs>
          <w:tab w:val="num" w:pos="1440"/>
        </w:tabs>
        <w:ind w:left="1440" w:hanging="360"/>
      </w:pPr>
      <w:rPr>
        <w:rFonts w:ascii="Symbol" w:hAnsi="Symbol"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4FA67C7"/>
    <w:multiLevelType w:val="multilevel"/>
    <w:tmpl w:val="29F0561E"/>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7A6C5A71"/>
    <w:multiLevelType w:val="multilevel"/>
    <w:tmpl w:val="B6D455E2"/>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ED1678"/>
    <w:multiLevelType w:val="multilevel"/>
    <w:tmpl w:val="4BC437AE"/>
    <w:lvl w:ilvl="0">
      <w:start w:val="3"/>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abstractNumId w:val="5"/>
  </w:num>
  <w:num w:numId="2">
    <w:abstractNumId w:val="16"/>
  </w:num>
  <w:num w:numId="3">
    <w:abstractNumId w:val="7"/>
  </w:num>
  <w:num w:numId="4">
    <w:abstractNumId w:val="11"/>
  </w:num>
  <w:num w:numId="5">
    <w:abstractNumId w:val="8"/>
  </w:num>
  <w:num w:numId="6">
    <w:abstractNumId w:val="9"/>
  </w:num>
  <w:num w:numId="7">
    <w:abstractNumId w:val="9"/>
    <w:lvlOverride w:ilvl="0">
      <w:startOverride w:val="9"/>
    </w:lvlOverride>
  </w:num>
  <w:num w:numId="8">
    <w:abstractNumId w:val="6"/>
  </w:num>
  <w:num w:numId="9">
    <w:abstractNumId w:val="0"/>
  </w:num>
  <w:num w:numId="10">
    <w:abstractNumId w:val="19"/>
  </w:num>
  <w:num w:numId="11">
    <w:abstractNumId w:val="1"/>
  </w:num>
  <w:num w:numId="12">
    <w:abstractNumId w:val="3"/>
  </w:num>
  <w:num w:numId="13">
    <w:abstractNumId w:val="14"/>
  </w:num>
  <w:num w:numId="14">
    <w:abstractNumId w:val="15"/>
  </w:num>
  <w:num w:numId="15">
    <w:abstractNumId w:val="17"/>
  </w:num>
  <w:num w:numId="16">
    <w:abstractNumId w:val="13"/>
  </w:num>
  <w:num w:numId="17">
    <w:abstractNumId w:val="18"/>
  </w:num>
  <w:num w:numId="18">
    <w:abstractNumId w:val="10"/>
  </w:num>
  <w:num w:numId="19">
    <w:abstractNumId w:val="12"/>
  </w:num>
  <w:num w:numId="20">
    <w:abstractNumId w:val="2"/>
  </w:num>
  <w:num w:numId="21">
    <w:abstractNumId w:val="20"/>
  </w:num>
  <w:num w:numId="22">
    <w:abstractNumId w:val="4"/>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ần Công Hoàng (LNG)">
    <w15:presenceInfo w15:providerId="None" w15:userId="Trần Công Hoàng (L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D6"/>
    <w:rsid w:val="00001928"/>
    <w:rsid w:val="00002459"/>
    <w:rsid w:val="0000246E"/>
    <w:rsid w:val="00002F0E"/>
    <w:rsid w:val="000031D1"/>
    <w:rsid w:val="00003A13"/>
    <w:rsid w:val="00007BDE"/>
    <w:rsid w:val="000130B5"/>
    <w:rsid w:val="0001324B"/>
    <w:rsid w:val="00014003"/>
    <w:rsid w:val="00015392"/>
    <w:rsid w:val="000164D9"/>
    <w:rsid w:val="0002065A"/>
    <w:rsid w:val="000206F5"/>
    <w:rsid w:val="00020E29"/>
    <w:rsid w:val="000221A2"/>
    <w:rsid w:val="00023398"/>
    <w:rsid w:val="00024AE6"/>
    <w:rsid w:val="00027B90"/>
    <w:rsid w:val="00042125"/>
    <w:rsid w:val="00043A71"/>
    <w:rsid w:val="00046513"/>
    <w:rsid w:val="000469FB"/>
    <w:rsid w:val="0004712C"/>
    <w:rsid w:val="0005184D"/>
    <w:rsid w:val="000547A9"/>
    <w:rsid w:val="00055BC4"/>
    <w:rsid w:val="00060795"/>
    <w:rsid w:val="00060EAF"/>
    <w:rsid w:val="00061DEE"/>
    <w:rsid w:val="000626D8"/>
    <w:rsid w:val="00063C71"/>
    <w:rsid w:val="0006401A"/>
    <w:rsid w:val="00064DCB"/>
    <w:rsid w:val="000655F5"/>
    <w:rsid w:val="00066966"/>
    <w:rsid w:val="00070234"/>
    <w:rsid w:val="0007257E"/>
    <w:rsid w:val="00072FEC"/>
    <w:rsid w:val="0007428C"/>
    <w:rsid w:val="00075631"/>
    <w:rsid w:val="00075983"/>
    <w:rsid w:val="000773F4"/>
    <w:rsid w:val="00080C0D"/>
    <w:rsid w:val="00081357"/>
    <w:rsid w:val="0008241E"/>
    <w:rsid w:val="00085A85"/>
    <w:rsid w:val="0008732A"/>
    <w:rsid w:val="00087596"/>
    <w:rsid w:val="00087CF4"/>
    <w:rsid w:val="0009251D"/>
    <w:rsid w:val="00092D8F"/>
    <w:rsid w:val="00093167"/>
    <w:rsid w:val="00093CC0"/>
    <w:rsid w:val="00095943"/>
    <w:rsid w:val="00095A2C"/>
    <w:rsid w:val="000A18DE"/>
    <w:rsid w:val="000A3460"/>
    <w:rsid w:val="000A3E1C"/>
    <w:rsid w:val="000A69DA"/>
    <w:rsid w:val="000B0AE5"/>
    <w:rsid w:val="000B18FA"/>
    <w:rsid w:val="000B1DB9"/>
    <w:rsid w:val="000B3033"/>
    <w:rsid w:val="000B3DA7"/>
    <w:rsid w:val="000B5D9A"/>
    <w:rsid w:val="000B5E6F"/>
    <w:rsid w:val="000C0508"/>
    <w:rsid w:val="000C44E3"/>
    <w:rsid w:val="000C54F5"/>
    <w:rsid w:val="000C6BAE"/>
    <w:rsid w:val="000D0E60"/>
    <w:rsid w:val="000D13F9"/>
    <w:rsid w:val="000D1BAC"/>
    <w:rsid w:val="000D57AE"/>
    <w:rsid w:val="000D69D1"/>
    <w:rsid w:val="000D72A7"/>
    <w:rsid w:val="000D74AE"/>
    <w:rsid w:val="000D7E4E"/>
    <w:rsid w:val="000E03F7"/>
    <w:rsid w:val="000E065F"/>
    <w:rsid w:val="000E09C5"/>
    <w:rsid w:val="000E1550"/>
    <w:rsid w:val="000E1A08"/>
    <w:rsid w:val="000E2805"/>
    <w:rsid w:val="000E2CAC"/>
    <w:rsid w:val="000E3724"/>
    <w:rsid w:val="000E3882"/>
    <w:rsid w:val="000E6A93"/>
    <w:rsid w:val="000E748B"/>
    <w:rsid w:val="000E7547"/>
    <w:rsid w:val="000F0013"/>
    <w:rsid w:val="000F4160"/>
    <w:rsid w:val="000F48A7"/>
    <w:rsid w:val="000F4C85"/>
    <w:rsid w:val="000F5F14"/>
    <w:rsid w:val="000F5F60"/>
    <w:rsid w:val="000F66EA"/>
    <w:rsid w:val="000F6CE8"/>
    <w:rsid w:val="00106238"/>
    <w:rsid w:val="001109B1"/>
    <w:rsid w:val="0011302C"/>
    <w:rsid w:val="001143A6"/>
    <w:rsid w:val="00114ABC"/>
    <w:rsid w:val="00115518"/>
    <w:rsid w:val="001157AF"/>
    <w:rsid w:val="00115B94"/>
    <w:rsid w:val="00116B79"/>
    <w:rsid w:val="00117BC7"/>
    <w:rsid w:val="0012259C"/>
    <w:rsid w:val="001228B7"/>
    <w:rsid w:val="00123D99"/>
    <w:rsid w:val="001248AF"/>
    <w:rsid w:val="00124A28"/>
    <w:rsid w:val="00125A00"/>
    <w:rsid w:val="001262FE"/>
    <w:rsid w:val="001278C4"/>
    <w:rsid w:val="0013115B"/>
    <w:rsid w:val="00135453"/>
    <w:rsid w:val="00140648"/>
    <w:rsid w:val="0014122B"/>
    <w:rsid w:val="00143B5A"/>
    <w:rsid w:val="00147EAC"/>
    <w:rsid w:val="001512ED"/>
    <w:rsid w:val="00151566"/>
    <w:rsid w:val="00152DC4"/>
    <w:rsid w:val="0015341B"/>
    <w:rsid w:val="00153616"/>
    <w:rsid w:val="00154B56"/>
    <w:rsid w:val="00155C77"/>
    <w:rsid w:val="00155F9D"/>
    <w:rsid w:val="001562F6"/>
    <w:rsid w:val="001564A4"/>
    <w:rsid w:val="00156534"/>
    <w:rsid w:val="0016035C"/>
    <w:rsid w:val="00163D65"/>
    <w:rsid w:val="00164706"/>
    <w:rsid w:val="00164C5F"/>
    <w:rsid w:val="001652FA"/>
    <w:rsid w:val="00165C97"/>
    <w:rsid w:val="00166950"/>
    <w:rsid w:val="00167D20"/>
    <w:rsid w:val="00173BB9"/>
    <w:rsid w:val="00173FA6"/>
    <w:rsid w:val="00175D61"/>
    <w:rsid w:val="001773E8"/>
    <w:rsid w:val="0018013E"/>
    <w:rsid w:val="001841E3"/>
    <w:rsid w:val="00184A4B"/>
    <w:rsid w:val="001859E0"/>
    <w:rsid w:val="00185D2F"/>
    <w:rsid w:val="001861A8"/>
    <w:rsid w:val="00191B5F"/>
    <w:rsid w:val="0019229E"/>
    <w:rsid w:val="00192FEA"/>
    <w:rsid w:val="0019542D"/>
    <w:rsid w:val="00195440"/>
    <w:rsid w:val="00195EDB"/>
    <w:rsid w:val="001A26DE"/>
    <w:rsid w:val="001A294F"/>
    <w:rsid w:val="001A7197"/>
    <w:rsid w:val="001B0889"/>
    <w:rsid w:val="001B279D"/>
    <w:rsid w:val="001B2A8F"/>
    <w:rsid w:val="001B33E1"/>
    <w:rsid w:val="001B35D0"/>
    <w:rsid w:val="001B47E2"/>
    <w:rsid w:val="001B75B2"/>
    <w:rsid w:val="001B7CE5"/>
    <w:rsid w:val="001C092A"/>
    <w:rsid w:val="001C3EAE"/>
    <w:rsid w:val="001C4736"/>
    <w:rsid w:val="001C6440"/>
    <w:rsid w:val="001C71F4"/>
    <w:rsid w:val="001C78F3"/>
    <w:rsid w:val="001D140B"/>
    <w:rsid w:val="001D47A5"/>
    <w:rsid w:val="001D4D51"/>
    <w:rsid w:val="001D53CD"/>
    <w:rsid w:val="001D5BB3"/>
    <w:rsid w:val="001D7754"/>
    <w:rsid w:val="001D7FB9"/>
    <w:rsid w:val="001E3F4E"/>
    <w:rsid w:val="001E593B"/>
    <w:rsid w:val="001E5AC7"/>
    <w:rsid w:val="001F058F"/>
    <w:rsid w:val="001F216A"/>
    <w:rsid w:val="001F3BE0"/>
    <w:rsid w:val="001F420B"/>
    <w:rsid w:val="001F4232"/>
    <w:rsid w:val="001F5B9B"/>
    <w:rsid w:val="001F645C"/>
    <w:rsid w:val="001F7915"/>
    <w:rsid w:val="001F7AD8"/>
    <w:rsid w:val="00201D09"/>
    <w:rsid w:val="00203218"/>
    <w:rsid w:val="00204DCC"/>
    <w:rsid w:val="00205D4A"/>
    <w:rsid w:val="002128C4"/>
    <w:rsid w:val="002212EC"/>
    <w:rsid w:val="00223027"/>
    <w:rsid w:val="002236BE"/>
    <w:rsid w:val="00233026"/>
    <w:rsid w:val="0023394E"/>
    <w:rsid w:val="00234023"/>
    <w:rsid w:val="00234392"/>
    <w:rsid w:val="00234D2E"/>
    <w:rsid w:val="00241B10"/>
    <w:rsid w:val="00242718"/>
    <w:rsid w:val="00242A71"/>
    <w:rsid w:val="00244077"/>
    <w:rsid w:val="00244303"/>
    <w:rsid w:val="00245EB3"/>
    <w:rsid w:val="00246A0E"/>
    <w:rsid w:val="00250C8D"/>
    <w:rsid w:val="00251014"/>
    <w:rsid w:val="002512D0"/>
    <w:rsid w:val="00252872"/>
    <w:rsid w:val="00253AF4"/>
    <w:rsid w:val="00254A33"/>
    <w:rsid w:val="00254F9B"/>
    <w:rsid w:val="002565F2"/>
    <w:rsid w:val="00256EA0"/>
    <w:rsid w:val="00257485"/>
    <w:rsid w:val="00260B2E"/>
    <w:rsid w:val="00260F5F"/>
    <w:rsid w:val="002629D6"/>
    <w:rsid w:val="00263271"/>
    <w:rsid w:val="00264764"/>
    <w:rsid w:val="002657F9"/>
    <w:rsid w:val="002664AA"/>
    <w:rsid w:val="00267DEB"/>
    <w:rsid w:val="00271853"/>
    <w:rsid w:val="00271E08"/>
    <w:rsid w:val="00275343"/>
    <w:rsid w:val="00275AC3"/>
    <w:rsid w:val="002760E2"/>
    <w:rsid w:val="00280584"/>
    <w:rsid w:val="00282DF7"/>
    <w:rsid w:val="00283D63"/>
    <w:rsid w:val="00284D81"/>
    <w:rsid w:val="00287BEA"/>
    <w:rsid w:val="0029070D"/>
    <w:rsid w:val="002922E0"/>
    <w:rsid w:val="00292F7A"/>
    <w:rsid w:val="00293708"/>
    <w:rsid w:val="0029521C"/>
    <w:rsid w:val="00296A56"/>
    <w:rsid w:val="002A2767"/>
    <w:rsid w:val="002A2BC3"/>
    <w:rsid w:val="002A2CCF"/>
    <w:rsid w:val="002A3F46"/>
    <w:rsid w:val="002A53E0"/>
    <w:rsid w:val="002A79E5"/>
    <w:rsid w:val="002B1A29"/>
    <w:rsid w:val="002B26F3"/>
    <w:rsid w:val="002B7182"/>
    <w:rsid w:val="002B7354"/>
    <w:rsid w:val="002C0220"/>
    <w:rsid w:val="002C2A44"/>
    <w:rsid w:val="002C2C94"/>
    <w:rsid w:val="002C316A"/>
    <w:rsid w:val="002C3D2C"/>
    <w:rsid w:val="002C6B2F"/>
    <w:rsid w:val="002D09CD"/>
    <w:rsid w:val="002D1804"/>
    <w:rsid w:val="002D2F5B"/>
    <w:rsid w:val="002D2F7D"/>
    <w:rsid w:val="002D3312"/>
    <w:rsid w:val="002D4825"/>
    <w:rsid w:val="002D48E0"/>
    <w:rsid w:val="002D4ABE"/>
    <w:rsid w:val="002D55F6"/>
    <w:rsid w:val="002E2921"/>
    <w:rsid w:val="002E2CA4"/>
    <w:rsid w:val="002E33F6"/>
    <w:rsid w:val="002E3668"/>
    <w:rsid w:val="002E4811"/>
    <w:rsid w:val="002E542B"/>
    <w:rsid w:val="002E7C58"/>
    <w:rsid w:val="002F0899"/>
    <w:rsid w:val="002F12CC"/>
    <w:rsid w:val="002F7298"/>
    <w:rsid w:val="002F73A5"/>
    <w:rsid w:val="002F740F"/>
    <w:rsid w:val="002F757E"/>
    <w:rsid w:val="002F7DBB"/>
    <w:rsid w:val="00300B1C"/>
    <w:rsid w:val="00302911"/>
    <w:rsid w:val="003052F4"/>
    <w:rsid w:val="003055AC"/>
    <w:rsid w:val="003072B0"/>
    <w:rsid w:val="00310CDC"/>
    <w:rsid w:val="0031117F"/>
    <w:rsid w:val="00311DC9"/>
    <w:rsid w:val="00311DFE"/>
    <w:rsid w:val="003140BF"/>
    <w:rsid w:val="00314AE8"/>
    <w:rsid w:val="00315D97"/>
    <w:rsid w:val="00322E6C"/>
    <w:rsid w:val="003258E0"/>
    <w:rsid w:val="00330942"/>
    <w:rsid w:val="00330A02"/>
    <w:rsid w:val="003344FE"/>
    <w:rsid w:val="0033469A"/>
    <w:rsid w:val="00337908"/>
    <w:rsid w:val="003412FA"/>
    <w:rsid w:val="0034190B"/>
    <w:rsid w:val="003450D5"/>
    <w:rsid w:val="00345944"/>
    <w:rsid w:val="00346594"/>
    <w:rsid w:val="00346C0C"/>
    <w:rsid w:val="00347113"/>
    <w:rsid w:val="0035181F"/>
    <w:rsid w:val="00356666"/>
    <w:rsid w:val="00357318"/>
    <w:rsid w:val="00357785"/>
    <w:rsid w:val="00360A03"/>
    <w:rsid w:val="003651B6"/>
    <w:rsid w:val="00367A2E"/>
    <w:rsid w:val="0037097D"/>
    <w:rsid w:val="00372EF8"/>
    <w:rsid w:val="00373ED4"/>
    <w:rsid w:val="00380B96"/>
    <w:rsid w:val="0038361B"/>
    <w:rsid w:val="00383B36"/>
    <w:rsid w:val="0038559D"/>
    <w:rsid w:val="00387692"/>
    <w:rsid w:val="00390537"/>
    <w:rsid w:val="00391277"/>
    <w:rsid w:val="00391ECE"/>
    <w:rsid w:val="003936A1"/>
    <w:rsid w:val="00393A5A"/>
    <w:rsid w:val="003942B0"/>
    <w:rsid w:val="00394661"/>
    <w:rsid w:val="00394B22"/>
    <w:rsid w:val="00395302"/>
    <w:rsid w:val="0039596E"/>
    <w:rsid w:val="003969D4"/>
    <w:rsid w:val="003A2EDA"/>
    <w:rsid w:val="003A56D4"/>
    <w:rsid w:val="003A5A46"/>
    <w:rsid w:val="003A6A3D"/>
    <w:rsid w:val="003A6C2C"/>
    <w:rsid w:val="003A78DD"/>
    <w:rsid w:val="003A7A2E"/>
    <w:rsid w:val="003B016C"/>
    <w:rsid w:val="003B1AFC"/>
    <w:rsid w:val="003B3C7D"/>
    <w:rsid w:val="003C3087"/>
    <w:rsid w:val="003C4495"/>
    <w:rsid w:val="003C4BE0"/>
    <w:rsid w:val="003C6696"/>
    <w:rsid w:val="003C6D12"/>
    <w:rsid w:val="003D08B1"/>
    <w:rsid w:val="003D13A8"/>
    <w:rsid w:val="003D1769"/>
    <w:rsid w:val="003D191D"/>
    <w:rsid w:val="003D3076"/>
    <w:rsid w:val="003D7234"/>
    <w:rsid w:val="003E1BEC"/>
    <w:rsid w:val="003E43CE"/>
    <w:rsid w:val="003E5626"/>
    <w:rsid w:val="003E6159"/>
    <w:rsid w:val="003F106F"/>
    <w:rsid w:val="003F28A3"/>
    <w:rsid w:val="003F419D"/>
    <w:rsid w:val="003F5AD4"/>
    <w:rsid w:val="003F6DA8"/>
    <w:rsid w:val="00401C25"/>
    <w:rsid w:val="00406229"/>
    <w:rsid w:val="0040659A"/>
    <w:rsid w:val="004070BA"/>
    <w:rsid w:val="004075AE"/>
    <w:rsid w:val="00411E9E"/>
    <w:rsid w:val="00413BCD"/>
    <w:rsid w:val="00414D76"/>
    <w:rsid w:val="00416C21"/>
    <w:rsid w:val="004176BD"/>
    <w:rsid w:val="0041795D"/>
    <w:rsid w:val="00422598"/>
    <w:rsid w:val="00422F95"/>
    <w:rsid w:val="0042345F"/>
    <w:rsid w:val="00423E6D"/>
    <w:rsid w:val="0042574F"/>
    <w:rsid w:val="0043004B"/>
    <w:rsid w:val="004327AB"/>
    <w:rsid w:val="00432850"/>
    <w:rsid w:val="004344B4"/>
    <w:rsid w:val="00437D6D"/>
    <w:rsid w:val="004414CB"/>
    <w:rsid w:val="00442BAF"/>
    <w:rsid w:val="00442F26"/>
    <w:rsid w:val="004439DE"/>
    <w:rsid w:val="00445B1F"/>
    <w:rsid w:val="00446631"/>
    <w:rsid w:val="00450261"/>
    <w:rsid w:val="004502A5"/>
    <w:rsid w:val="00450D08"/>
    <w:rsid w:val="0045222A"/>
    <w:rsid w:val="00452E97"/>
    <w:rsid w:val="0045412E"/>
    <w:rsid w:val="004555E8"/>
    <w:rsid w:val="00456CD6"/>
    <w:rsid w:val="004621C2"/>
    <w:rsid w:val="00467D52"/>
    <w:rsid w:val="00471380"/>
    <w:rsid w:val="00471498"/>
    <w:rsid w:val="00471866"/>
    <w:rsid w:val="004722E1"/>
    <w:rsid w:val="00473EB0"/>
    <w:rsid w:val="00475149"/>
    <w:rsid w:val="00475328"/>
    <w:rsid w:val="004756F4"/>
    <w:rsid w:val="004766CB"/>
    <w:rsid w:val="00476C66"/>
    <w:rsid w:val="004772FE"/>
    <w:rsid w:val="0048263F"/>
    <w:rsid w:val="00484107"/>
    <w:rsid w:val="00493175"/>
    <w:rsid w:val="00493F2C"/>
    <w:rsid w:val="00494506"/>
    <w:rsid w:val="00494E65"/>
    <w:rsid w:val="00494F18"/>
    <w:rsid w:val="0049701E"/>
    <w:rsid w:val="00497A1F"/>
    <w:rsid w:val="004A00A9"/>
    <w:rsid w:val="004A05BA"/>
    <w:rsid w:val="004A2A76"/>
    <w:rsid w:val="004A3E33"/>
    <w:rsid w:val="004A3F9B"/>
    <w:rsid w:val="004A568C"/>
    <w:rsid w:val="004A6694"/>
    <w:rsid w:val="004A7C74"/>
    <w:rsid w:val="004B0C64"/>
    <w:rsid w:val="004B1282"/>
    <w:rsid w:val="004B19FE"/>
    <w:rsid w:val="004B1E5E"/>
    <w:rsid w:val="004B21C5"/>
    <w:rsid w:val="004B2484"/>
    <w:rsid w:val="004B2621"/>
    <w:rsid w:val="004B2F08"/>
    <w:rsid w:val="004B3923"/>
    <w:rsid w:val="004B6058"/>
    <w:rsid w:val="004B70AF"/>
    <w:rsid w:val="004B7A7E"/>
    <w:rsid w:val="004B7FCC"/>
    <w:rsid w:val="004C03C3"/>
    <w:rsid w:val="004C0B13"/>
    <w:rsid w:val="004C1360"/>
    <w:rsid w:val="004C209F"/>
    <w:rsid w:val="004C5391"/>
    <w:rsid w:val="004C58E2"/>
    <w:rsid w:val="004C60C9"/>
    <w:rsid w:val="004C6317"/>
    <w:rsid w:val="004D001C"/>
    <w:rsid w:val="004D0453"/>
    <w:rsid w:val="004D24D6"/>
    <w:rsid w:val="004D265D"/>
    <w:rsid w:val="004D4D0E"/>
    <w:rsid w:val="004D5B3D"/>
    <w:rsid w:val="004D73A8"/>
    <w:rsid w:val="004D7B45"/>
    <w:rsid w:val="004E366A"/>
    <w:rsid w:val="004E42CA"/>
    <w:rsid w:val="004E62D0"/>
    <w:rsid w:val="004E7EB6"/>
    <w:rsid w:val="004F0961"/>
    <w:rsid w:val="004F0A90"/>
    <w:rsid w:val="004F0E9C"/>
    <w:rsid w:val="004F1130"/>
    <w:rsid w:val="004F3881"/>
    <w:rsid w:val="004F52AE"/>
    <w:rsid w:val="00501548"/>
    <w:rsid w:val="00502027"/>
    <w:rsid w:val="0050267B"/>
    <w:rsid w:val="00502BA8"/>
    <w:rsid w:val="00505167"/>
    <w:rsid w:val="00505274"/>
    <w:rsid w:val="005056FE"/>
    <w:rsid w:val="00510473"/>
    <w:rsid w:val="00510958"/>
    <w:rsid w:val="005122E2"/>
    <w:rsid w:val="005132A4"/>
    <w:rsid w:val="00513CF9"/>
    <w:rsid w:val="00515EC4"/>
    <w:rsid w:val="005170C9"/>
    <w:rsid w:val="00520EA1"/>
    <w:rsid w:val="0052246F"/>
    <w:rsid w:val="00522C9B"/>
    <w:rsid w:val="0052512F"/>
    <w:rsid w:val="00530356"/>
    <w:rsid w:val="00530912"/>
    <w:rsid w:val="00531403"/>
    <w:rsid w:val="005326FE"/>
    <w:rsid w:val="00534A06"/>
    <w:rsid w:val="005363BC"/>
    <w:rsid w:val="005371C1"/>
    <w:rsid w:val="005401AC"/>
    <w:rsid w:val="005409EA"/>
    <w:rsid w:val="0054335D"/>
    <w:rsid w:val="0054449A"/>
    <w:rsid w:val="005457B6"/>
    <w:rsid w:val="00546A8A"/>
    <w:rsid w:val="0054770B"/>
    <w:rsid w:val="00550384"/>
    <w:rsid w:val="005505B9"/>
    <w:rsid w:val="0055174B"/>
    <w:rsid w:val="0055273C"/>
    <w:rsid w:val="00553B95"/>
    <w:rsid w:val="0055447F"/>
    <w:rsid w:val="00557626"/>
    <w:rsid w:val="00563765"/>
    <w:rsid w:val="00564286"/>
    <w:rsid w:val="005652DA"/>
    <w:rsid w:val="005673CD"/>
    <w:rsid w:val="005675E7"/>
    <w:rsid w:val="00570FF5"/>
    <w:rsid w:val="00573192"/>
    <w:rsid w:val="00573A5C"/>
    <w:rsid w:val="00574BCC"/>
    <w:rsid w:val="00576516"/>
    <w:rsid w:val="00580718"/>
    <w:rsid w:val="00582998"/>
    <w:rsid w:val="0058373F"/>
    <w:rsid w:val="00583D58"/>
    <w:rsid w:val="00583DBC"/>
    <w:rsid w:val="00584EC9"/>
    <w:rsid w:val="00587AD6"/>
    <w:rsid w:val="00587EE0"/>
    <w:rsid w:val="00596198"/>
    <w:rsid w:val="005964EF"/>
    <w:rsid w:val="00597449"/>
    <w:rsid w:val="005A3A49"/>
    <w:rsid w:val="005A4A69"/>
    <w:rsid w:val="005A4D62"/>
    <w:rsid w:val="005B136A"/>
    <w:rsid w:val="005B13B6"/>
    <w:rsid w:val="005B39DE"/>
    <w:rsid w:val="005B485B"/>
    <w:rsid w:val="005B7A1E"/>
    <w:rsid w:val="005C0B04"/>
    <w:rsid w:val="005C306E"/>
    <w:rsid w:val="005C5D4A"/>
    <w:rsid w:val="005C609D"/>
    <w:rsid w:val="005C7B44"/>
    <w:rsid w:val="005D13B7"/>
    <w:rsid w:val="005D1794"/>
    <w:rsid w:val="005E2551"/>
    <w:rsid w:val="005E2A4F"/>
    <w:rsid w:val="005E3929"/>
    <w:rsid w:val="005E3E48"/>
    <w:rsid w:val="005E4340"/>
    <w:rsid w:val="005F0A66"/>
    <w:rsid w:val="005F20A9"/>
    <w:rsid w:val="005F3959"/>
    <w:rsid w:val="005F4B2A"/>
    <w:rsid w:val="005F5D48"/>
    <w:rsid w:val="005F7339"/>
    <w:rsid w:val="0060056F"/>
    <w:rsid w:val="0060272F"/>
    <w:rsid w:val="00603306"/>
    <w:rsid w:val="00604D02"/>
    <w:rsid w:val="00604F15"/>
    <w:rsid w:val="0060732E"/>
    <w:rsid w:val="00607A6C"/>
    <w:rsid w:val="00613184"/>
    <w:rsid w:val="00615815"/>
    <w:rsid w:val="00617A22"/>
    <w:rsid w:val="00617CD2"/>
    <w:rsid w:val="00621613"/>
    <w:rsid w:val="0062491D"/>
    <w:rsid w:val="00625DB7"/>
    <w:rsid w:val="006270A8"/>
    <w:rsid w:val="006306CC"/>
    <w:rsid w:val="00630CB6"/>
    <w:rsid w:val="00635C3F"/>
    <w:rsid w:val="00637396"/>
    <w:rsid w:val="006413ED"/>
    <w:rsid w:val="00641795"/>
    <w:rsid w:val="00641942"/>
    <w:rsid w:val="006447C1"/>
    <w:rsid w:val="0064680E"/>
    <w:rsid w:val="00646C23"/>
    <w:rsid w:val="006500D9"/>
    <w:rsid w:val="00650351"/>
    <w:rsid w:val="006517D3"/>
    <w:rsid w:val="0065233C"/>
    <w:rsid w:val="00653462"/>
    <w:rsid w:val="00655C8D"/>
    <w:rsid w:val="0065689F"/>
    <w:rsid w:val="00656BEF"/>
    <w:rsid w:val="00657197"/>
    <w:rsid w:val="006573CD"/>
    <w:rsid w:val="00664503"/>
    <w:rsid w:val="0066648A"/>
    <w:rsid w:val="00670112"/>
    <w:rsid w:val="00670220"/>
    <w:rsid w:val="00670B77"/>
    <w:rsid w:val="00671B8E"/>
    <w:rsid w:val="00675384"/>
    <w:rsid w:val="00675880"/>
    <w:rsid w:val="00675CF8"/>
    <w:rsid w:val="00676E71"/>
    <w:rsid w:val="006775B8"/>
    <w:rsid w:val="00677635"/>
    <w:rsid w:val="0067777A"/>
    <w:rsid w:val="006826B3"/>
    <w:rsid w:val="006856C0"/>
    <w:rsid w:val="006857AA"/>
    <w:rsid w:val="00687253"/>
    <w:rsid w:val="00687CD9"/>
    <w:rsid w:val="0069044C"/>
    <w:rsid w:val="00690956"/>
    <w:rsid w:val="00692384"/>
    <w:rsid w:val="00692B57"/>
    <w:rsid w:val="00694EEC"/>
    <w:rsid w:val="00694F4C"/>
    <w:rsid w:val="00695719"/>
    <w:rsid w:val="00695EA9"/>
    <w:rsid w:val="006965A6"/>
    <w:rsid w:val="006A4826"/>
    <w:rsid w:val="006A517E"/>
    <w:rsid w:val="006A7D45"/>
    <w:rsid w:val="006B1630"/>
    <w:rsid w:val="006B43A7"/>
    <w:rsid w:val="006B457E"/>
    <w:rsid w:val="006B646D"/>
    <w:rsid w:val="006B6B86"/>
    <w:rsid w:val="006B7A59"/>
    <w:rsid w:val="006C079D"/>
    <w:rsid w:val="006C0BA6"/>
    <w:rsid w:val="006C2ABD"/>
    <w:rsid w:val="006C335B"/>
    <w:rsid w:val="006C527F"/>
    <w:rsid w:val="006C580B"/>
    <w:rsid w:val="006C5B68"/>
    <w:rsid w:val="006C78AC"/>
    <w:rsid w:val="006D3D2E"/>
    <w:rsid w:val="006D4F74"/>
    <w:rsid w:val="006D567E"/>
    <w:rsid w:val="006D58A9"/>
    <w:rsid w:val="006D6043"/>
    <w:rsid w:val="006D691A"/>
    <w:rsid w:val="006E0BFF"/>
    <w:rsid w:val="006E43B3"/>
    <w:rsid w:val="006E7B30"/>
    <w:rsid w:val="006F16AE"/>
    <w:rsid w:val="006F18CB"/>
    <w:rsid w:val="007006F6"/>
    <w:rsid w:val="00700D05"/>
    <w:rsid w:val="00700D2E"/>
    <w:rsid w:val="0070232D"/>
    <w:rsid w:val="007041C1"/>
    <w:rsid w:val="00704AA2"/>
    <w:rsid w:val="007052BE"/>
    <w:rsid w:val="00710AE0"/>
    <w:rsid w:val="00711076"/>
    <w:rsid w:val="00711BA3"/>
    <w:rsid w:val="00713BA4"/>
    <w:rsid w:val="00717F2A"/>
    <w:rsid w:val="0072090A"/>
    <w:rsid w:val="00720F01"/>
    <w:rsid w:val="00722DD9"/>
    <w:rsid w:val="0072467A"/>
    <w:rsid w:val="00724CB6"/>
    <w:rsid w:val="00725B04"/>
    <w:rsid w:val="00734F3E"/>
    <w:rsid w:val="0073604D"/>
    <w:rsid w:val="007367B5"/>
    <w:rsid w:val="00744342"/>
    <w:rsid w:val="0074719D"/>
    <w:rsid w:val="00750F93"/>
    <w:rsid w:val="00750FDB"/>
    <w:rsid w:val="00751921"/>
    <w:rsid w:val="00752EDF"/>
    <w:rsid w:val="00753625"/>
    <w:rsid w:val="00753DF7"/>
    <w:rsid w:val="00754469"/>
    <w:rsid w:val="00754C6E"/>
    <w:rsid w:val="00756538"/>
    <w:rsid w:val="0075678A"/>
    <w:rsid w:val="007571CA"/>
    <w:rsid w:val="00762DA7"/>
    <w:rsid w:val="0076304A"/>
    <w:rsid w:val="00766052"/>
    <w:rsid w:val="00770B5B"/>
    <w:rsid w:val="00773229"/>
    <w:rsid w:val="00773B38"/>
    <w:rsid w:val="00774390"/>
    <w:rsid w:val="00774884"/>
    <w:rsid w:val="0077617A"/>
    <w:rsid w:val="00776A7A"/>
    <w:rsid w:val="00777E5A"/>
    <w:rsid w:val="007801E1"/>
    <w:rsid w:val="0078031E"/>
    <w:rsid w:val="0078083E"/>
    <w:rsid w:val="00781E2F"/>
    <w:rsid w:val="00784361"/>
    <w:rsid w:val="00784C7C"/>
    <w:rsid w:val="00785671"/>
    <w:rsid w:val="00785A8D"/>
    <w:rsid w:val="00786868"/>
    <w:rsid w:val="0078693B"/>
    <w:rsid w:val="00787B54"/>
    <w:rsid w:val="00790AC3"/>
    <w:rsid w:val="0079136F"/>
    <w:rsid w:val="007919BA"/>
    <w:rsid w:val="00792596"/>
    <w:rsid w:val="00793896"/>
    <w:rsid w:val="00794EC8"/>
    <w:rsid w:val="007972A2"/>
    <w:rsid w:val="007A0936"/>
    <w:rsid w:val="007A0BDB"/>
    <w:rsid w:val="007A38C5"/>
    <w:rsid w:val="007A4408"/>
    <w:rsid w:val="007A5D2B"/>
    <w:rsid w:val="007B52FA"/>
    <w:rsid w:val="007B5B6D"/>
    <w:rsid w:val="007B6FE8"/>
    <w:rsid w:val="007C02A4"/>
    <w:rsid w:val="007C0E42"/>
    <w:rsid w:val="007C14EA"/>
    <w:rsid w:val="007C4313"/>
    <w:rsid w:val="007C669E"/>
    <w:rsid w:val="007C6CC2"/>
    <w:rsid w:val="007C6FEA"/>
    <w:rsid w:val="007D0650"/>
    <w:rsid w:val="007D1CBD"/>
    <w:rsid w:val="007D264B"/>
    <w:rsid w:val="007D3145"/>
    <w:rsid w:val="007D3BB8"/>
    <w:rsid w:val="007D443C"/>
    <w:rsid w:val="007D4DF2"/>
    <w:rsid w:val="007D5BE2"/>
    <w:rsid w:val="007D6538"/>
    <w:rsid w:val="007E0B4A"/>
    <w:rsid w:val="007E1128"/>
    <w:rsid w:val="007E16E1"/>
    <w:rsid w:val="007E2419"/>
    <w:rsid w:val="007E2B2D"/>
    <w:rsid w:val="007E3A06"/>
    <w:rsid w:val="007E3BE8"/>
    <w:rsid w:val="007E4F26"/>
    <w:rsid w:val="007F19D5"/>
    <w:rsid w:val="007F2020"/>
    <w:rsid w:val="007F4053"/>
    <w:rsid w:val="007F5BD7"/>
    <w:rsid w:val="00800CDD"/>
    <w:rsid w:val="00800D94"/>
    <w:rsid w:val="0080541B"/>
    <w:rsid w:val="00805C27"/>
    <w:rsid w:val="008104F8"/>
    <w:rsid w:val="00811AFB"/>
    <w:rsid w:val="008122B1"/>
    <w:rsid w:val="00813597"/>
    <w:rsid w:val="00813877"/>
    <w:rsid w:val="008150E0"/>
    <w:rsid w:val="008158FA"/>
    <w:rsid w:val="00817BCA"/>
    <w:rsid w:val="00820873"/>
    <w:rsid w:val="0082110E"/>
    <w:rsid w:val="00821BFC"/>
    <w:rsid w:val="008224A9"/>
    <w:rsid w:val="0082267A"/>
    <w:rsid w:val="00822682"/>
    <w:rsid w:val="00824055"/>
    <w:rsid w:val="00825056"/>
    <w:rsid w:val="00827A94"/>
    <w:rsid w:val="008308BB"/>
    <w:rsid w:val="00834DAE"/>
    <w:rsid w:val="00835288"/>
    <w:rsid w:val="008414A3"/>
    <w:rsid w:val="00845F4C"/>
    <w:rsid w:val="008513C8"/>
    <w:rsid w:val="00851586"/>
    <w:rsid w:val="0085180C"/>
    <w:rsid w:val="00851AF2"/>
    <w:rsid w:val="00852E6D"/>
    <w:rsid w:val="00855422"/>
    <w:rsid w:val="00855DB0"/>
    <w:rsid w:val="008612BD"/>
    <w:rsid w:val="00861CAD"/>
    <w:rsid w:val="00864813"/>
    <w:rsid w:val="008651EF"/>
    <w:rsid w:val="008657A8"/>
    <w:rsid w:val="00867D36"/>
    <w:rsid w:val="0087083B"/>
    <w:rsid w:val="0087147F"/>
    <w:rsid w:val="00871573"/>
    <w:rsid w:val="0087186D"/>
    <w:rsid w:val="00872D88"/>
    <w:rsid w:val="00882A80"/>
    <w:rsid w:val="0089051E"/>
    <w:rsid w:val="008909BB"/>
    <w:rsid w:val="00892449"/>
    <w:rsid w:val="00893C00"/>
    <w:rsid w:val="00895FD2"/>
    <w:rsid w:val="00896F44"/>
    <w:rsid w:val="00897160"/>
    <w:rsid w:val="008A0B59"/>
    <w:rsid w:val="008A20F5"/>
    <w:rsid w:val="008A53AF"/>
    <w:rsid w:val="008A5B52"/>
    <w:rsid w:val="008A5F6C"/>
    <w:rsid w:val="008A758A"/>
    <w:rsid w:val="008A7CF5"/>
    <w:rsid w:val="008B4A3E"/>
    <w:rsid w:val="008C1331"/>
    <w:rsid w:val="008C413F"/>
    <w:rsid w:val="008D6045"/>
    <w:rsid w:val="008D68BC"/>
    <w:rsid w:val="008D750E"/>
    <w:rsid w:val="008E07AD"/>
    <w:rsid w:val="008E28D9"/>
    <w:rsid w:val="008E2AB9"/>
    <w:rsid w:val="008E2F24"/>
    <w:rsid w:val="008E4401"/>
    <w:rsid w:val="008E6E7C"/>
    <w:rsid w:val="008F20EF"/>
    <w:rsid w:val="008F2E2A"/>
    <w:rsid w:val="008F44AC"/>
    <w:rsid w:val="009001EB"/>
    <w:rsid w:val="009008C9"/>
    <w:rsid w:val="00903E31"/>
    <w:rsid w:val="00904362"/>
    <w:rsid w:val="00904F32"/>
    <w:rsid w:val="009101BA"/>
    <w:rsid w:val="00913A42"/>
    <w:rsid w:val="00913D3E"/>
    <w:rsid w:val="009224E0"/>
    <w:rsid w:val="00922AD8"/>
    <w:rsid w:val="00925333"/>
    <w:rsid w:val="00925950"/>
    <w:rsid w:val="00925D8C"/>
    <w:rsid w:val="00926409"/>
    <w:rsid w:val="00932AD9"/>
    <w:rsid w:val="00933676"/>
    <w:rsid w:val="009347C1"/>
    <w:rsid w:val="00935213"/>
    <w:rsid w:val="0093596C"/>
    <w:rsid w:val="00935B19"/>
    <w:rsid w:val="00936295"/>
    <w:rsid w:val="0093664F"/>
    <w:rsid w:val="0093704B"/>
    <w:rsid w:val="009418FD"/>
    <w:rsid w:val="0094254D"/>
    <w:rsid w:val="009441EC"/>
    <w:rsid w:val="009447C6"/>
    <w:rsid w:val="00944D44"/>
    <w:rsid w:val="00951138"/>
    <w:rsid w:val="0095276D"/>
    <w:rsid w:val="00952942"/>
    <w:rsid w:val="009572CB"/>
    <w:rsid w:val="009575A8"/>
    <w:rsid w:val="009625B3"/>
    <w:rsid w:val="009631C7"/>
    <w:rsid w:val="00963B7E"/>
    <w:rsid w:val="00964FD9"/>
    <w:rsid w:val="009700AA"/>
    <w:rsid w:val="0097153E"/>
    <w:rsid w:val="009722D5"/>
    <w:rsid w:val="00977CBE"/>
    <w:rsid w:val="009818E9"/>
    <w:rsid w:val="00983444"/>
    <w:rsid w:val="00983E7D"/>
    <w:rsid w:val="0098551A"/>
    <w:rsid w:val="00986297"/>
    <w:rsid w:val="00987015"/>
    <w:rsid w:val="0098711B"/>
    <w:rsid w:val="00991E78"/>
    <w:rsid w:val="00992E2E"/>
    <w:rsid w:val="009956E6"/>
    <w:rsid w:val="0099652A"/>
    <w:rsid w:val="00996CC9"/>
    <w:rsid w:val="009A22F8"/>
    <w:rsid w:val="009A31C0"/>
    <w:rsid w:val="009A31CE"/>
    <w:rsid w:val="009A4C64"/>
    <w:rsid w:val="009A6B5E"/>
    <w:rsid w:val="009A7E1F"/>
    <w:rsid w:val="009B344C"/>
    <w:rsid w:val="009B49D2"/>
    <w:rsid w:val="009B6795"/>
    <w:rsid w:val="009B78A7"/>
    <w:rsid w:val="009C05EE"/>
    <w:rsid w:val="009C3741"/>
    <w:rsid w:val="009C6498"/>
    <w:rsid w:val="009D15EF"/>
    <w:rsid w:val="009D2893"/>
    <w:rsid w:val="009D295E"/>
    <w:rsid w:val="009D36B6"/>
    <w:rsid w:val="009D41D8"/>
    <w:rsid w:val="009D60C0"/>
    <w:rsid w:val="009E2767"/>
    <w:rsid w:val="009E3C20"/>
    <w:rsid w:val="009E5B12"/>
    <w:rsid w:val="009F2A87"/>
    <w:rsid w:val="009F2E0E"/>
    <w:rsid w:val="009F6069"/>
    <w:rsid w:val="009F685D"/>
    <w:rsid w:val="009F6983"/>
    <w:rsid w:val="00A0039B"/>
    <w:rsid w:val="00A01380"/>
    <w:rsid w:val="00A01898"/>
    <w:rsid w:val="00A02937"/>
    <w:rsid w:val="00A02D98"/>
    <w:rsid w:val="00A02F11"/>
    <w:rsid w:val="00A03E48"/>
    <w:rsid w:val="00A049DF"/>
    <w:rsid w:val="00A04D46"/>
    <w:rsid w:val="00A04FA2"/>
    <w:rsid w:val="00A051BA"/>
    <w:rsid w:val="00A05899"/>
    <w:rsid w:val="00A0653B"/>
    <w:rsid w:val="00A065DC"/>
    <w:rsid w:val="00A10458"/>
    <w:rsid w:val="00A11125"/>
    <w:rsid w:val="00A1136A"/>
    <w:rsid w:val="00A12EA1"/>
    <w:rsid w:val="00A1314A"/>
    <w:rsid w:val="00A13CB0"/>
    <w:rsid w:val="00A162E3"/>
    <w:rsid w:val="00A16C18"/>
    <w:rsid w:val="00A174A6"/>
    <w:rsid w:val="00A2034D"/>
    <w:rsid w:val="00A204E2"/>
    <w:rsid w:val="00A20B57"/>
    <w:rsid w:val="00A237CF"/>
    <w:rsid w:val="00A23BCD"/>
    <w:rsid w:val="00A2428C"/>
    <w:rsid w:val="00A24F92"/>
    <w:rsid w:val="00A30027"/>
    <w:rsid w:val="00A302BD"/>
    <w:rsid w:val="00A3161F"/>
    <w:rsid w:val="00A31DC1"/>
    <w:rsid w:val="00A31F00"/>
    <w:rsid w:val="00A323E4"/>
    <w:rsid w:val="00A324DD"/>
    <w:rsid w:val="00A332EB"/>
    <w:rsid w:val="00A33651"/>
    <w:rsid w:val="00A33A19"/>
    <w:rsid w:val="00A35347"/>
    <w:rsid w:val="00A413DC"/>
    <w:rsid w:val="00A42E0D"/>
    <w:rsid w:val="00A45B2F"/>
    <w:rsid w:val="00A4635A"/>
    <w:rsid w:val="00A47117"/>
    <w:rsid w:val="00A47864"/>
    <w:rsid w:val="00A500C8"/>
    <w:rsid w:val="00A527B1"/>
    <w:rsid w:val="00A531ED"/>
    <w:rsid w:val="00A53C8B"/>
    <w:rsid w:val="00A545E0"/>
    <w:rsid w:val="00A5514D"/>
    <w:rsid w:val="00A55B85"/>
    <w:rsid w:val="00A579C7"/>
    <w:rsid w:val="00A601AF"/>
    <w:rsid w:val="00A620AF"/>
    <w:rsid w:val="00A627A0"/>
    <w:rsid w:val="00A63350"/>
    <w:rsid w:val="00A64A36"/>
    <w:rsid w:val="00A64DB2"/>
    <w:rsid w:val="00A7285A"/>
    <w:rsid w:val="00A73E61"/>
    <w:rsid w:val="00A765EC"/>
    <w:rsid w:val="00A7763F"/>
    <w:rsid w:val="00A80439"/>
    <w:rsid w:val="00A820C6"/>
    <w:rsid w:val="00A82313"/>
    <w:rsid w:val="00A87533"/>
    <w:rsid w:val="00A87BA2"/>
    <w:rsid w:val="00A87DED"/>
    <w:rsid w:val="00A91BBA"/>
    <w:rsid w:val="00A92697"/>
    <w:rsid w:val="00A9271F"/>
    <w:rsid w:val="00A96453"/>
    <w:rsid w:val="00AA3DB3"/>
    <w:rsid w:val="00AA3F88"/>
    <w:rsid w:val="00AA4A57"/>
    <w:rsid w:val="00AA6811"/>
    <w:rsid w:val="00AA702B"/>
    <w:rsid w:val="00AB09FE"/>
    <w:rsid w:val="00AB1FA2"/>
    <w:rsid w:val="00AB5B45"/>
    <w:rsid w:val="00AC391D"/>
    <w:rsid w:val="00AC5848"/>
    <w:rsid w:val="00AC66AB"/>
    <w:rsid w:val="00AD0B78"/>
    <w:rsid w:val="00AD366D"/>
    <w:rsid w:val="00AD37B0"/>
    <w:rsid w:val="00AD63D4"/>
    <w:rsid w:val="00AE0C36"/>
    <w:rsid w:val="00AE1C11"/>
    <w:rsid w:val="00AE41DE"/>
    <w:rsid w:val="00AE4827"/>
    <w:rsid w:val="00AF211F"/>
    <w:rsid w:val="00AF34FF"/>
    <w:rsid w:val="00AF5477"/>
    <w:rsid w:val="00AF68EA"/>
    <w:rsid w:val="00AF7210"/>
    <w:rsid w:val="00AF7510"/>
    <w:rsid w:val="00B00F58"/>
    <w:rsid w:val="00B0152C"/>
    <w:rsid w:val="00B01C7B"/>
    <w:rsid w:val="00B036B8"/>
    <w:rsid w:val="00B03D54"/>
    <w:rsid w:val="00B05D56"/>
    <w:rsid w:val="00B06A94"/>
    <w:rsid w:val="00B07B58"/>
    <w:rsid w:val="00B14871"/>
    <w:rsid w:val="00B15CBC"/>
    <w:rsid w:val="00B16E34"/>
    <w:rsid w:val="00B16FDE"/>
    <w:rsid w:val="00B21BC6"/>
    <w:rsid w:val="00B238E8"/>
    <w:rsid w:val="00B2450B"/>
    <w:rsid w:val="00B246B5"/>
    <w:rsid w:val="00B24A0E"/>
    <w:rsid w:val="00B25F09"/>
    <w:rsid w:val="00B262FD"/>
    <w:rsid w:val="00B2793C"/>
    <w:rsid w:val="00B3282C"/>
    <w:rsid w:val="00B341E0"/>
    <w:rsid w:val="00B35277"/>
    <w:rsid w:val="00B36489"/>
    <w:rsid w:val="00B41C78"/>
    <w:rsid w:val="00B41F8E"/>
    <w:rsid w:val="00B4666A"/>
    <w:rsid w:val="00B5004C"/>
    <w:rsid w:val="00B525C9"/>
    <w:rsid w:val="00B53880"/>
    <w:rsid w:val="00B564E9"/>
    <w:rsid w:val="00B56BB9"/>
    <w:rsid w:val="00B570C1"/>
    <w:rsid w:val="00B5765E"/>
    <w:rsid w:val="00B57E65"/>
    <w:rsid w:val="00B6124F"/>
    <w:rsid w:val="00B62542"/>
    <w:rsid w:val="00B73884"/>
    <w:rsid w:val="00B73DC5"/>
    <w:rsid w:val="00B8072E"/>
    <w:rsid w:val="00B807D1"/>
    <w:rsid w:val="00B8302B"/>
    <w:rsid w:val="00B8480A"/>
    <w:rsid w:val="00B8480B"/>
    <w:rsid w:val="00B84F64"/>
    <w:rsid w:val="00B87AF8"/>
    <w:rsid w:val="00B902AC"/>
    <w:rsid w:val="00B903CB"/>
    <w:rsid w:val="00B9159C"/>
    <w:rsid w:val="00B91E1F"/>
    <w:rsid w:val="00B92270"/>
    <w:rsid w:val="00B9257A"/>
    <w:rsid w:val="00B95CB4"/>
    <w:rsid w:val="00B97935"/>
    <w:rsid w:val="00BA0BC4"/>
    <w:rsid w:val="00BA22B8"/>
    <w:rsid w:val="00BA22ED"/>
    <w:rsid w:val="00BA3D76"/>
    <w:rsid w:val="00BA5B91"/>
    <w:rsid w:val="00BA65E8"/>
    <w:rsid w:val="00BB2C94"/>
    <w:rsid w:val="00BB2ED1"/>
    <w:rsid w:val="00BB57A2"/>
    <w:rsid w:val="00BC1217"/>
    <w:rsid w:val="00BC18C1"/>
    <w:rsid w:val="00BC7167"/>
    <w:rsid w:val="00BD0983"/>
    <w:rsid w:val="00BD47E3"/>
    <w:rsid w:val="00BD5C01"/>
    <w:rsid w:val="00BD632A"/>
    <w:rsid w:val="00BD6866"/>
    <w:rsid w:val="00BE031D"/>
    <w:rsid w:val="00BE09C6"/>
    <w:rsid w:val="00BE270B"/>
    <w:rsid w:val="00BE482C"/>
    <w:rsid w:val="00BE77E7"/>
    <w:rsid w:val="00BF0883"/>
    <w:rsid w:val="00BF0893"/>
    <w:rsid w:val="00BF0A1B"/>
    <w:rsid w:val="00BF5ABB"/>
    <w:rsid w:val="00BF65BB"/>
    <w:rsid w:val="00BF66EE"/>
    <w:rsid w:val="00C01593"/>
    <w:rsid w:val="00C0243F"/>
    <w:rsid w:val="00C027F4"/>
    <w:rsid w:val="00C03EDE"/>
    <w:rsid w:val="00C0504C"/>
    <w:rsid w:val="00C05A54"/>
    <w:rsid w:val="00C0623A"/>
    <w:rsid w:val="00C07EFB"/>
    <w:rsid w:val="00C124A3"/>
    <w:rsid w:val="00C15549"/>
    <w:rsid w:val="00C15D02"/>
    <w:rsid w:val="00C16C75"/>
    <w:rsid w:val="00C172C1"/>
    <w:rsid w:val="00C20923"/>
    <w:rsid w:val="00C21667"/>
    <w:rsid w:val="00C21B9D"/>
    <w:rsid w:val="00C230AC"/>
    <w:rsid w:val="00C23BB3"/>
    <w:rsid w:val="00C26B20"/>
    <w:rsid w:val="00C32706"/>
    <w:rsid w:val="00C32AC4"/>
    <w:rsid w:val="00C33923"/>
    <w:rsid w:val="00C364C2"/>
    <w:rsid w:val="00C406D4"/>
    <w:rsid w:val="00C4158D"/>
    <w:rsid w:val="00C41F79"/>
    <w:rsid w:val="00C4223B"/>
    <w:rsid w:val="00C424C5"/>
    <w:rsid w:val="00C47DDA"/>
    <w:rsid w:val="00C5015D"/>
    <w:rsid w:val="00C53304"/>
    <w:rsid w:val="00C55F06"/>
    <w:rsid w:val="00C56A87"/>
    <w:rsid w:val="00C57E8D"/>
    <w:rsid w:val="00C629EB"/>
    <w:rsid w:val="00C62E22"/>
    <w:rsid w:val="00C63F7E"/>
    <w:rsid w:val="00C6499B"/>
    <w:rsid w:val="00C655EF"/>
    <w:rsid w:val="00C66D1C"/>
    <w:rsid w:val="00C72A86"/>
    <w:rsid w:val="00C73261"/>
    <w:rsid w:val="00C765EC"/>
    <w:rsid w:val="00C7726C"/>
    <w:rsid w:val="00C77F49"/>
    <w:rsid w:val="00C809EB"/>
    <w:rsid w:val="00C845E6"/>
    <w:rsid w:val="00C855AA"/>
    <w:rsid w:val="00C862C8"/>
    <w:rsid w:val="00C866A4"/>
    <w:rsid w:val="00C86801"/>
    <w:rsid w:val="00C90366"/>
    <w:rsid w:val="00C9146C"/>
    <w:rsid w:val="00C93674"/>
    <w:rsid w:val="00C94D82"/>
    <w:rsid w:val="00C955DF"/>
    <w:rsid w:val="00C975C3"/>
    <w:rsid w:val="00CA0A4B"/>
    <w:rsid w:val="00CA0F53"/>
    <w:rsid w:val="00CA3716"/>
    <w:rsid w:val="00CA64F9"/>
    <w:rsid w:val="00CB0037"/>
    <w:rsid w:val="00CB2944"/>
    <w:rsid w:val="00CB43F8"/>
    <w:rsid w:val="00CC06B6"/>
    <w:rsid w:val="00CC0C03"/>
    <w:rsid w:val="00CC0C14"/>
    <w:rsid w:val="00CC1B8B"/>
    <w:rsid w:val="00CC1C94"/>
    <w:rsid w:val="00CC1CBB"/>
    <w:rsid w:val="00CC3F7C"/>
    <w:rsid w:val="00CC730E"/>
    <w:rsid w:val="00CC75A5"/>
    <w:rsid w:val="00CC7C25"/>
    <w:rsid w:val="00CD08F8"/>
    <w:rsid w:val="00CD09FE"/>
    <w:rsid w:val="00CD14E1"/>
    <w:rsid w:val="00CE04BF"/>
    <w:rsid w:val="00CE0D9C"/>
    <w:rsid w:val="00CE1F96"/>
    <w:rsid w:val="00CE5105"/>
    <w:rsid w:val="00CE5D8B"/>
    <w:rsid w:val="00CE6E15"/>
    <w:rsid w:val="00CE708C"/>
    <w:rsid w:val="00CF1B09"/>
    <w:rsid w:val="00CF2492"/>
    <w:rsid w:val="00CF677B"/>
    <w:rsid w:val="00CF6D47"/>
    <w:rsid w:val="00D001F7"/>
    <w:rsid w:val="00D0026D"/>
    <w:rsid w:val="00D01393"/>
    <w:rsid w:val="00D039B4"/>
    <w:rsid w:val="00D04205"/>
    <w:rsid w:val="00D04586"/>
    <w:rsid w:val="00D06FED"/>
    <w:rsid w:val="00D1385E"/>
    <w:rsid w:val="00D13940"/>
    <w:rsid w:val="00D139A5"/>
    <w:rsid w:val="00D174D7"/>
    <w:rsid w:val="00D17C5C"/>
    <w:rsid w:val="00D17F1B"/>
    <w:rsid w:val="00D228E7"/>
    <w:rsid w:val="00D22C2F"/>
    <w:rsid w:val="00D25E91"/>
    <w:rsid w:val="00D27331"/>
    <w:rsid w:val="00D27D0D"/>
    <w:rsid w:val="00D31E29"/>
    <w:rsid w:val="00D3306F"/>
    <w:rsid w:val="00D3496E"/>
    <w:rsid w:val="00D34F5E"/>
    <w:rsid w:val="00D36784"/>
    <w:rsid w:val="00D36A27"/>
    <w:rsid w:val="00D42035"/>
    <w:rsid w:val="00D42A1A"/>
    <w:rsid w:val="00D444D2"/>
    <w:rsid w:val="00D47854"/>
    <w:rsid w:val="00D47A34"/>
    <w:rsid w:val="00D47C69"/>
    <w:rsid w:val="00D53664"/>
    <w:rsid w:val="00D5457A"/>
    <w:rsid w:val="00D54A7F"/>
    <w:rsid w:val="00D60487"/>
    <w:rsid w:val="00D63482"/>
    <w:rsid w:val="00D66A3B"/>
    <w:rsid w:val="00D713F4"/>
    <w:rsid w:val="00D71A4C"/>
    <w:rsid w:val="00D71BC9"/>
    <w:rsid w:val="00D7354B"/>
    <w:rsid w:val="00D748D7"/>
    <w:rsid w:val="00D779FC"/>
    <w:rsid w:val="00D77DC9"/>
    <w:rsid w:val="00D804DF"/>
    <w:rsid w:val="00D8090F"/>
    <w:rsid w:val="00D83956"/>
    <w:rsid w:val="00D8484F"/>
    <w:rsid w:val="00D84B18"/>
    <w:rsid w:val="00D85458"/>
    <w:rsid w:val="00D85788"/>
    <w:rsid w:val="00D85AC1"/>
    <w:rsid w:val="00D867E8"/>
    <w:rsid w:val="00D87185"/>
    <w:rsid w:val="00D919FB"/>
    <w:rsid w:val="00D91B4E"/>
    <w:rsid w:val="00D935AF"/>
    <w:rsid w:val="00D95D71"/>
    <w:rsid w:val="00D964D8"/>
    <w:rsid w:val="00D96698"/>
    <w:rsid w:val="00DA197B"/>
    <w:rsid w:val="00DA556E"/>
    <w:rsid w:val="00DB022F"/>
    <w:rsid w:val="00DB1F55"/>
    <w:rsid w:val="00DB4937"/>
    <w:rsid w:val="00DC430D"/>
    <w:rsid w:val="00DC468F"/>
    <w:rsid w:val="00DC6E49"/>
    <w:rsid w:val="00DD1320"/>
    <w:rsid w:val="00DD2556"/>
    <w:rsid w:val="00DD3838"/>
    <w:rsid w:val="00DD4DD5"/>
    <w:rsid w:val="00DD50BA"/>
    <w:rsid w:val="00DE0B16"/>
    <w:rsid w:val="00DE1091"/>
    <w:rsid w:val="00DE5225"/>
    <w:rsid w:val="00DE6355"/>
    <w:rsid w:val="00DF1A0D"/>
    <w:rsid w:val="00E032E4"/>
    <w:rsid w:val="00E04496"/>
    <w:rsid w:val="00E064B0"/>
    <w:rsid w:val="00E1211C"/>
    <w:rsid w:val="00E14EE8"/>
    <w:rsid w:val="00E156F4"/>
    <w:rsid w:val="00E21364"/>
    <w:rsid w:val="00E254B4"/>
    <w:rsid w:val="00E267B4"/>
    <w:rsid w:val="00E320C4"/>
    <w:rsid w:val="00E33AAB"/>
    <w:rsid w:val="00E33DD2"/>
    <w:rsid w:val="00E34486"/>
    <w:rsid w:val="00E35818"/>
    <w:rsid w:val="00E366E7"/>
    <w:rsid w:val="00E4353C"/>
    <w:rsid w:val="00E44F7B"/>
    <w:rsid w:val="00E4693C"/>
    <w:rsid w:val="00E507AD"/>
    <w:rsid w:val="00E512E6"/>
    <w:rsid w:val="00E5380C"/>
    <w:rsid w:val="00E55945"/>
    <w:rsid w:val="00E566A9"/>
    <w:rsid w:val="00E567E9"/>
    <w:rsid w:val="00E568A7"/>
    <w:rsid w:val="00E57C37"/>
    <w:rsid w:val="00E60834"/>
    <w:rsid w:val="00E6231A"/>
    <w:rsid w:val="00E64680"/>
    <w:rsid w:val="00E661E3"/>
    <w:rsid w:val="00E66567"/>
    <w:rsid w:val="00E66B51"/>
    <w:rsid w:val="00E67A96"/>
    <w:rsid w:val="00E719C6"/>
    <w:rsid w:val="00E74318"/>
    <w:rsid w:val="00E76EE8"/>
    <w:rsid w:val="00E81069"/>
    <w:rsid w:val="00E836A2"/>
    <w:rsid w:val="00E85695"/>
    <w:rsid w:val="00E907D6"/>
    <w:rsid w:val="00E923CB"/>
    <w:rsid w:val="00E93239"/>
    <w:rsid w:val="00E944AD"/>
    <w:rsid w:val="00E95933"/>
    <w:rsid w:val="00E97480"/>
    <w:rsid w:val="00EA3085"/>
    <w:rsid w:val="00EA3145"/>
    <w:rsid w:val="00EA4D7A"/>
    <w:rsid w:val="00EA77DF"/>
    <w:rsid w:val="00EB1518"/>
    <w:rsid w:val="00EB3DAF"/>
    <w:rsid w:val="00EB5081"/>
    <w:rsid w:val="00EB5EF6"/>
    <w:rsid w:val="00EB67FB"/>
    <w:rsid w:val="00EB7FF9"/>
    <w:rsid w:val="00EC2758"/>
    <w:rsid w:val="00EC2DE9"/>
    <w:rsid w:val="00EC31A4"/>
    <w:rsid w:val="00EC3A3B"/>
    <w:rsid w:val="00EC53EF"/>
    <w:rsid w:val="00EC59A8"/>
    <w:rsid w:val="00EC5F50"/>
    <w:rsid w:val="00EC655D"/>
    <w:rsid w:val="00EC6C0D"/>
    <w:rsid w:val="00ED2D46"/>
    <w:rsid w:val="00ED36AC"/>
    <w:rsid w:val="00ED4CA9"/>
    <w:rsid w:val="00ED5838"/>
    <w:rsid w:val="00ED6265"/>
    <w:rsid w:val="00ED66D9"/>
    <w:rsid w:val="00ED697F"/>
    <w:rsid w:val="00ED78FC"/>
    <w:rsid w:val="00EE02EE"/>
    <w:rsid w:val="00EE45C8"/>
    <w:rsid w:val="00EE4660"/>
    <w:rsid w:val="00EE5A9A"/>
    <w:rsid w:val="00EE6766"/>
    <w:rsid w:val="00EE6FD0"/>
    <w:rsid w:val="00EE7BA4"/>
    <w:rsid w:val="00EF0804"/>
    <w:rsid w:val="00EF4687"/>
    <w:rsid w:val="00EF5BBA"/>
    <w:rsid w:val="00EF67B9"/>
    <w:rsid w:val="00EF7823"/>
    <w:rsid w:val="00F02BE4"/>
    <w:rsid w:val="00F11382"/>
    <w:rsid w:val="00F138EE"/>
    <w:rsid w:val="00F160E4"/>
    <w:rsid w:val="00F21984"/>
    <w:rsid w:val="00F23740"/>
    <w:rsid w:val="00F245ED"/>
    <w:rsid w:val="00F27DBB"/>
    <w:rsid w:val="00F30654"/>
    <w:rsid w:val="00F32BD0"/>
    <w:rsid w:val="00F3594B"/>
    <w:rsid w:val="00F408BC"/>
    <w:rsid w:val="00F40CAE"/>
    <w:rsid w:val="00F40D75"/>
    <w:rsid w:val="00F422C2"/>
    <w:rsid w:val="00F453A5"/>
    <w:rsid w:val="00F454B5"/>
    <w:rsid w:val="00F46506"/>
    <w:rsid w:val="00F4693A"/>
    <w:rsid w:val="00F5430E"/>
    <w:rsid w:val="00F5589B"/>
    <w:rsid w:val="00F559A4"/>
    <w:rsid w:val="00F60564"/>
    <w:rsid w:val="00F62182"/>
    <w:rsid w:val="00F621A9"/>
    <w:rsid w:val="00F63D28"/>
    <w:rsid w:val="00F66C69"/>
    <w:rsid w:val="00F66F2F"/>
    <w:rsid w:val="00F70142"/>
    <w:rsid w:val="00F737B4"/>
    <w:rsid w:val="00F74CF0"/>
    <w:rsid w:val="00F74D80"/>
    <w:rsid w:val="00F74E29"/>
    <w:rsid w:val="00F75A70"/>
    <w:rsid w:val="00F75DB3"/>
    <w:rsid w:val="00F764B8"/>
    <w:rsid w:val="00F769B1"/>
    <w:rsid w:val="00F77948"/>
    <w:rsid w:val="00F81049"/>
    <w:rsid w:val="00F81D45"/>
    <w:rsid w:val="00F85509"/>
    <w:rsid w:val="00F85837"/>
    <w:rsid w:val="00F87501"/>
    <w:rsid w:val="00F91F1E"/>
    <w:rsid w:val="00F92983"/>
    <w:rsid w:val="00F9431B"/>
    <w:rsid w:val="00F9515D"/>
    <w:rsid w:val="00F9566F"/>
    <w:rsid w:val="00F95D2C"/>
    <w:rsid w:val="00FA5328"/>
    <w:rsid w:val="00FA5596"/>
    <w:rsid w:val="00FA569E"/>
    <w:rsid w:val="00FA5F6C"/>
    <w:rsid w:val="00FB193D"/>
    <w:rsid w:val="00FB3931"/>
    <w:rsid w:val="00FB51A0"/>
    <w:rsid w:val="00FB6BEE"/>
    <w:rsid w:val="00FC0C27"/>
    <w:rsid w:val="00FC2207"/>
    <w:rsid w:val="00FC2DAA"/>
    <w:rsid w:val="00FC58B4"/>
    <w:rsid w:val="00FC680D"/>
    <w:rsid w:val="00FD16D6"/>
    <w:rsid w:val="00FD244E"/>
    <w:rsid w:val="00FD286E"/>
    <w:rsid w:val="00FD309A"/>
    <w:rsid w:val="00FD4E66"/>
    <w:rsid w:val="00FD5BCA"/>
    <w:rsid w:val="00FE2D6D"/>
    <w:rsid w:val="00FE5479"/>
    <w:rsid w:val="00FE6520"/>
    <w:rsid w:val="00FE6B52"/>
    <w:rsid w:val="00FE7065"/>
    <w:rsid w:val="00FE7648"/>
    <w:rsid w:val="00FF0ABB"/>
    <w:rsid w:val="00FF2DC4"/>
    <w:rsid w:val="00FF320F"/>
    <w:rsid w:val="00FF510B"/>
    <w:rsid w:val="00FF56EA"/>
    <w:rsid w:val="00FF659E"/>
    <w:rsid w:val="00FF6F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B91CE"/>
  <w15:docId w15:val="{FAC8A216-CECD-478C-8FAB-8A8976D0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24D6"/>
    <w:pPr>
      <w:spacing w:before="120" w:after="0" w:line="240" w:lineRule="auto"/>
      <w:ind w:firstLine="432"/>
      <w:jc w:val="both"/>
    </w:pPr>
    <w:rPr>
      <w:rFonts w:ascii="Times New Roman" w:eastAsia="Times New Roman" w:hAnsi="Times New Roman" w:cs="Times New Roman"/>
      <w:iCs/>
      <w:sz w:val="26"/>
      <w:szCs w:val="26"/>
    </w:rPr>
  </w:style>
  <w:style w:type="paragraph" w:styleId="Heading1">
    <w:name w:val="heading 1"/>
    <w:basedOn w:val="Normal"/>
    <w:next w:val="Normal"/>
    <w:link w:val="Heading1Char"/>
    <w:uiPriority w:val="9"/>
    <w:qFormat/>
    <w:rsid w:val="00BC1217"/>
    <w:pPr>
      <w:spacing w:after="120"/>
      <w:ind w:firstLine="567"/>
      <w:outlineLvl w:val="0"/>
    </w:pPr>
    <w:rPr>
      <w:b/>
      <w:color w:val="000000" w:themeColor="text1"/>
      <w:lang w:val="vi-VN"/>
    </w:rPr>
  </w:style>
  <w:style w:type="paragraph" w:styleId="Heading2">
    <w:name w:val="heading 2"/>
    <w:basedOn w:val="Normal"/>
    <w:next w:val="Normal"/>
    <w:link w:val="Heading2Char"/>
    <w:unhideWhenUsed/>
    <w:qFormat/>
    <w:rsid w:val="004D24D6"/>
    <w:pPr>
      <w:keepNext/>
      <w:spacing w:before="60"/>
      <w:ind w:left="1077" w:firstLine="0"/>
      <w:jc w:val="center"/>
      <w:outlineLvl w:val="1"/>
    </w:pPr>
    <w:rPr>
      <w:rFonts w:ascii="VNI-Helve" w:hAnsi="VNI-Helve"/>
      <w:b/>
      <w:iCs w:val="0"/>
      <w:sz w:val="24"/>
      <w:szCs w:val="20"/>
    </w:rPr>
  </w:style>
  <w:style w:type="paragraph" w:styleId="Heading6">
    <w:name w:val="heading 6"/>
    <w:basedOn w:val="Normal"/>
    <w:next w:val="Normal"/>
    <w:link w:val="Heading6Char"/>
    <w:uiPriority w:val="9"/>
    <w:semiHidden/>
    <w:unhideWhenUsed/>
    <w:qFormat/>
    <w:rsid w:val="00452E97"/>
    <w:pPr>
      <w:keepNext/>
      <w:keepLines/>
      <w:spacing w:before="200"/>
      <w:outlineLvl w:val="5"/>
    </w:pPr>
    <w:rPr>
      <w:rFonts w:asciiTheme="majorHAnsi" w:eastAsiaTheme="majorEastAsia" w:hAnsiTheme="majorHAnsi" w:cstheme="majorBidi"/>
      <w:i/>
      <w:iCs w:val="0"/>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D24D6"/>
    <w:pPr>
      <w:spacing w:before="0"/>
      <w:ind w:firstLine="0"/>
      <w:jc w:val="left"/>
    </w:pPr>
    <w:rPr>
      <w:rFonts w:ascii="VNI-Times" w:hAnsi="VNI-Times"/>
      <w:iCs w:val="0"/>
      <w:sz w:val="22"/>
      <w:szCs w:val="24"/>
    </w:rPr>
  </w:style>
  <w:style w:type="character" w:customStyle="1" w:styleId="BodyTextChar">
    <w:name w:val="Body Text Char"/>
    <w:basedOn w:val="DefaultParagraphFont"/>
    <w:link w:val="BodyText"/>
    <w:rsid w:val="004D24D6"/>
    <w:rPr>
      <w:rFonts w:ascii="VNI-Times" w:eastAsia="Times New Roman" w:hAnsi="VNI-Times" w:cs="Times New Roman"/>
      <w:szCs w:val="24"/>
    </w:rPr>
  </w:style>
  <w:style w:type="paragraph" w:styleId="BodyTextIndent">
    <w:name w:val="Body Text Indent"/>
    <w:aliases w:val="Body Text Indent Char Char,Body Text Indent Char Char Char Char Char Char,Body Text Indent Char Char Char"/>
    <w:basedOn w:val="Normal"/>
    <w:link w:val="BodyTextIndentChar"/>
    <w:rsid w:val="004D24D6"/>
    <w:pPr>
      <w:spacing w:before="60" w:after="60"/>
      <w:ind w:left="720" w:hanging="720"/>
    </w:pPr>
    <w:rPr>
      <w:rFonts w:ascii=".VnTime" w:hAnsi=".VnTime"/>
      <w:iCs w:val="0"/>
      <w:sz w:val="28"/>
      <w:szCs w:val="20"/>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4D24D6"/>
    <w:rPr>
      <w:rFonts w:ascii=".VnTime" w:eastAsia="Times New Roman" w:hAnsi=".VnTime" w:cs="Times New Roman"/>
      <w:sz w:val="28"/>
      <w:szCs w:val="20"/>
    </w:rPr>
  </w:style>
  <w:style w:type="paragraph" w:styleId="Caption">
    <w:name w:val="caption"/>
    <w:basedOn w:val="Normal"/>
    <w:next w:val="Normal"/>
    <w:qFormat/>
    <w:rsid w:val="004D24D6"/>
    <w:pPr>
      <w:tabs>
        <w:tab w:val="left" w:pos="5954"/>
        <w:tab w:val="left" w:pos="6237"/>
        <w:tab w:val="left" w:pos="6804"/>
      </w:tabs>
      <w:ind w:left="62" w:firstLine="0"/>
      <w:jc w:val="center"/>
      <w:outlineLvl w:val="0"/>
    </w:pPr>
    <w:rPr>
      <w:rFonts w:ascii="Tahoma" w:hAnsi="Tahoma"/>
      <w:b/>
      <w:iCs w:val="0"/>
      <w:szCs w:val="24"/>
    </w:rPr>
  </w:style>
  <w:style w:type="paragraph" w:styleId="ListParagraph">
    <w:name w:val="List Paragraph"/>
    <w:aliases w:val="BULLET List Paragraph,BULLET Paragraph,Thang2,bullet 1,bullet,List Paragraph1,Huong 5,Nội dung,List Paragraph1111,My checklist,Citation List,1,Bullet L1,List Paragraph11,List Paragraph12,List Paragraph2,List Paragraph111,1.,Table Sequence"/>
    <w:basedOn w:val="Normal"/>
    <w:link w:val="ListParagraphChar"/>
    <w:uiPriority w:val="34"/>
    <w:qFormat/>
    <w:rsid w:val="004D24D6"/>
    <w:pPr>
      <w:spacing w:before="0"/>
      <w:ind w:left="720" w:firstLine="0"/>
      <w:contextualSpacing/>
      <w:jc w:val="left"/>
    </w:pPr>
    <w:rPr>
      <w:rFonts w:ascii="VNI-Helve" w:hAnsi="VNI-Helve"/>
      <w:iCs w:val="0"/>
      <w:sz w:val="24"/>
      <w:szCs w:val="20"/>
    </w:rPr>
  </w:style>
  <w:style w:type="character" w:customStyle="1" w:styleId="Heading2Char">
    <w:name w:val="Heading 2 Char"/>
    <w:basedOn w:val="DefaultParagraphFont"/>
    <w:link w:val="Heading2"/>
    <w:rsid w:val="004D24D6"/>
    <w:rPr>
      <w:rFonts w:ascii="VNI-Helve" w:eastAsia="Times New Roman" w:hAnsi="VNI-Helve" w:cs="Times New Roman"/>
      <w:b/>
      <w:sz w:val="24"/>
      <w:szCs w:val="20"/>
    </w:rPr>
  </w:style>
  <w:style w:type="paragraph" w:styleId="Title">
    <w:name w:val="Title"/>
    <w:basedOn w:val="Normal"/>
    <w:link w:val="TitleChar"/>
    <w:qFormat/>
    <w:rsid w:val="004D24D6"/>
    <w:pPr>
      <w:spacing w:before="60" w:line="228" w:lineRule="auto"/>
      <w:ind w:firstLine="0"/>
      <w:jc w:val="center"/>
      <w:outlineLvl w:val="0"/>
    </w:pPr>
    <w:rPr>
      <w:rFonts w:ascii="Tahoma" w:hAnsi="Tahoma"/>
      <w:b/>
      <w:bCs/>
      <w:iCs w:val="0"/>
      <w:sz w:val="24"/>
      <w:szCs w:val="20"/>
    </w:rPr>
  </w:style>
  <w:style w:type="character" w:customStyle="1" w:styleId="TitleChar">
    <w:name w:val="Title Char"/>
    <w:basedOn w:val="DefaultParagraphFont"/>
    <w:link w:val="Title"/>
    <w:rsid w:val="004D24D6"/>
    <w:rPr>
      <w:rFonts w:ascii="Tahoma" w:eastAsia="Times New Roman" w:hAnsi="Tahoma" w:cs="Times New Roman"/>
      <w:b/>
      <w:bCs/>
      <w:sz w:val="24"/>
      <w:szCs w:val="20"/>
    </w:rPr>
  </w:style>
  <w:style w:type="table" w:styleId="TableGrid">
    <w:name w:val="Table Grid"/>
    <w:basedOn w:val="TableNormal"/>
    <w:uiPriority w:val="59"/>
    <w:rsid w:val="004931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A0B59"/>
    <w:pPr>
      <w:tabs>
        <w:tab w:val="center" w:pos="4680"/>
        <w:tab w:val="right" w:pos="9360"/>
      </w:tabs>
      <w:spacing w:before="0"/>
    </w:pPr>
  </w:style>
  <w:style w:type="character" w:customStyle="1" w:styleId="HeaderChar">
    <w:name w:val="Header Char"/>
    <w:basedOn w:val="DefaultParagraphFont"/>
    <w:link w:val="Header"/>
    <w:uiPriority w:val="99"/>
    <w:rsid w:val="008A0B59"/>
    <w:rPr>
      <w:rFonts w:ascii="Times New Roman" w:eastAsia="Times New Roman" w:hAnsi="Times New Roman" w:cs="Times New Roman"/>
      <w:iCs/>
      <w:sz w:val="26"/>
      <w:szCs w:val="26"/>
    </w:rPr>
  </w:style>
  <w:style w:type="paragraph" w:styleId="Footer">
    <w:name w:val="footer"/>
    <w:basedOn w:val="Normal"/>
    <w:link w:val="FooterChar"/>
    <w:uiPriority w:val="99"/>
    <w:unhideWhenUsed/>
    <w:rsid w:val="008A0B59"/>
    <w:pPr>
      <w:tabs>
        <w:tab w:val="center" w:pos="4680"/>
        <w:tab w:val="right" w:pos="9360"/>
      </w:tabs>
      <w:spacing w:before="0"/>
    </w:pPr>
  </w:style>
  <w:style w:type="character" w:customStyle="1" w:styleId="FooterChar">
    <w:name w:val="Footer Char"/>
    <w:basedOn w:val="DefaultParagraphFont"/>
    <w:link w:val="Footer"/>
    <w:uiPriority w:val="99"/>
    <w:rsid w:val="008A0B59"/>
    <w:rPr>
      <w:rFonts w:ascii="Times New Roman" w:eastAsia="Times New Roman" w:hAnsi="Times New Roman" w:cs="Times New Roman"/>
      <w:iCs/>
      <w:sz w:val="26"/>
      <w:szCs w:val="26"/>
    </w:rPr>
  </w:style>
  <w:style w:type="paragraph" w:styleId="BodyText2">
    <w:name w:val="Body Text 2"/>
    <w:basedOn w:val="Normal"/>
    <w:link w:val="BodyText2Char"/>
    <w:uiPriority w:val="99"/>
    <w:unhideWhenUsed/>
    <w:rsid w:val="00027B90"/>
    <w:pPr>
      <w:spacing w:after="120" w:line="480" w:lineRule="auto"/>
    </w:pPr>
  </w:style>
  <w:style w:type="character" w:customStyle="1" w:styleId="BodyText2Char">
    <w:name w:val="Body Text 2 Char"/>
    <w:basedOn w:val="DefaultParagraphFont"/>
    <w:link w:val="BodyText2"/>
    <w:uiPriority w:val="99"/>
    <w:rsid w:val="00027B90"/>
    <w:rPr>
      <w:rFonts w:ascii="Times New Roman" w:eastAsia="Times New Roman" w:hAnsi="Times New Roman" w:cs="Times New Roman"/>
      <w:iCs/>
      <w:sz w:val="26"/>
      <w:szCs w:val="26"/>
    </w:rPr>
  </w:style>
  <w:style w:type="character" w:customStyle="1" w:styleId="Heading6Char">
    <w:name w:val="Heading 6 Char"/>
    <w:basedOn w:val="DefaultParagraphFont"/>
    <w:link w:val="Heading6"/>
    <w:uiPriority w:val="9"/>
    <w:semiHidden/>
    <w:rsid w:val="00452E97"/>
    <w:rPr>
      <w:rFonts w:asciiTheme="majorHAnsi" w:eastAsiaTheme="majorEastAsia" w:hAnsiTheme="majorHAnsi" w:cstheme="majorBidi"/>
      <w:i/>
      <w:color w:val="243F60" w:themeColor="accent1" w:themeShade="7F"/>
      <w:sz w:val="26"/>
      <w:szCs w:val="26"/>
    </w:rPr>
  </w:style>
  <w:style w:type="paragraph" w:customStyle="1" w:styleId="M">
    <w:name w:val="M"/>
    <w:basedOn w:val="Normal"/>
    <w:rsid w:val="00B62542"/>
    <w:pPr>
      <w:spacing w:before="60" w:after="60"/>
      <w:ind w:firstLine="720"/>
      <w:jc w:val="left"/>
    </w:pPr>
    <w:rPr>
      <w:rFonts w:ascii=".VnTime" w:hAnsi=".VnTime"/>
      <w:b/>
      <w:iCs w:val="0"/>
      <w:sz w:val="28"/>
      <w:szCs w:val="20"/>
    </w:rPr>
  </w:style>
  <w:style w:type="paragraph" w:styleId="BalloonText">
    <w:name w:val="Balloon Text"/>
    <w:basedOn w:val="Normal"/>
    <w:link w:val="BalloonTextChar"/>
    <w:uiPriority w:val="99"/>
    <w:semiHidden/>
    <w:unhideWhenUsed/>
    <w:rsid w:val="0009251D"/>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51D"/>
    <w:rPr>
      <w:rFonts w:ascii="Tahoma" w:eastAsia="Times New Roman" w:hAnsi="Tahoma" w:cs="Tahoma"/>
      <w:iCs/>
      <w:sz w:val="16"/>
      <w:szCs w:val="16"/>
    </w:rPr>
  </w:style>
  <w:style w:type="character" w:customStyle="1" w:styleId="ListParagraphChar">
    <w:name w:val="List Paragraph Char"/>
    <w:aliases w:val="BULLET List Paragraph Char,BULLET Paragraph Char,Thang2 Char,bullet 1 Char,bullet Char,List Paragraph1 Char,Huong 5 Char,Nội dung Char,List Paragraph1111 Char,My checklist Char,Citation List Char,1 Char,Bullet L1 Char,1. Char"/>
    <w:link w:val="ListParagraph"/>
    <w:uiPriority w:val="34"/>
    <w:qFormat/>
    <w:locked/>
    <w:rsid w:val="006D3D2E"/>
    <w:rPr>
      <w:rFonts w:ascii="VNI-Helve" w:eastAsia="Times New Roman" w:hAnsi="VNI-Helve" w:cs="Times New Roman"/>
      <w:sz w:val="24"/>
      <w:szCs w:val="20"/>
    </w:rPr>
  </w:style>
  <w:style w:type="paragraph" w:styleId="BlockText">
    <w:name w:val="Block Text"/>
    <w:basedOn w:val="Normal"/>
    <w:rsid w:val="00AF7210"/>
    <w:pPr>
      <w:tabs>
        <w:tab w:val="left" w:pos="-1656"/>
      </w:tabs>
      <w:spacing w:before="60" w:after="60"/>
      <w:ind w:left="432" w:right="77" w:firstLine="0"/>
    </w:pPr>
    <w:rPr>
      <w:rFonts w:ascii="VNI-Times" w:hAnsi="VNI-Times"/>
      <w:iCs w:val="0"/>
      <w:sz w:val="22"/>
      <w:szCs w:val="20"/>
    </w:rPr>
  </w:style>
  <w:style w:type="table" w:customStyle="1" w:styleId="TableGrid1">
    <w:name w:val="Table Grid1"/>
    <w:basedOn w:val="TableNormal"/>
    <w:next w:val="TableGrid"/>
    <w:rsid w:val="002A2B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unhideWhenUsed/>
    <w:rsid w:val="00505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1217"/>
    <w:rPr>
      <w:rFonts w:ascii="Times New Roman" w:eastAsia="Times New Roman" w:hAnsi="Times New Roman" w:cs="Times New Roman"/>
      <w:b/>
      <w:iCs/>
      <w:color w:val="000000" w:themeColor="text1"/>
      <w:sz w:val="26"/>
      <w:szCs w:val="26"/>
      <w:lang w:val="vi-VN"/>
    </w:rPr>
  </w:style>
  <w:style w:type="paragraph" w:customStyle="1" w:styleId="2-Gach">
    <w:name w:val="2-Gach"/>
    <w:basedOn w:val="Normal"/>
    <w:qFormat/>
    <w:rsid w:val="006C335B"/>
    <w:pPr>
      <w:widowControl w:val="0"/>
      <w:numPr>
        <w:numId w:val="6"/>
      </w:numPr>
      <w:spacing w:before="0" w:after="60"/>
    </w:pPr>
    <w:rPr>
      <w:rFonts w:eastAsia="MS Mincho"/>
      <w:iCs w:val="0"/>
      <w:lang w:val="en-GB"/>
    </w:rPr>
  </w:style>
  <w:style w:type="table" w:customStyle="1" w:styleId="TableGrid3">
    <w:name w:val="Table Grid3"/>
    <w:basedOn w:val="TableNormal"/>
    <w:next w:val="TableGrid"/>
    <w:uiPriority w:val="39"/>
    <w:rsid w:val="00522C9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6CE8"/>
    <w:pPr>
      <w:spacing w:after="0" w:line="240" w:lineRule="auto"/>
    </w:pPr>
    <w:rPr>
      <w:rFonts w:ascii="Times New Roman" w:eastAsia="Times New Roman" w:hAnsi="Times New Roman" w:cs="Times New Roman"/>
      <w:iCs/>
      <w:sz w:val="26"/>
      <w:szCs w:val="26"/>
    </w:rPr>
  </w:style>
  <w:style w:type="character" w:styleId="CommentReference">
    <w:name w:val="annotation reference"/>
    <w:basedOn w:val="DefaultParagraphFont"/>
    <w:uiPriority w:val="99"/>
    <w:semiHidden/>
    <w:unhideWhenUsed/>
    <w:rsid w:val="001B0889"/>
    <w:rPr>
      <w:sz w:val="16"/>
      <w:szCs w:val="16"/>
    </w:rPr>
  </w:style>
  <w:style w:type="paragraph" w:styleId="CommentText">
    <w:name w:val="annotation text"/>
    <w:basedOn w:val="Normal"/>
    <w:link w:val="CommentTextChar"/>
    <w:uiPriority w:val="99"/>
    <w:unhideWhenUsed/>
    <w:rsid w:val="001B0889"/>
    <w:rPr>
      <w:sz w:val="20"/>
      <w:szCs w:val="20"/>
    </w:rPr>
  </w:style>
  <w:style w:type="character" w:customStyle="1" w:styleId="CommentTextChar">
    <w:name w:val="Comment Text Char"/>
    <w:basedOn w:val="DefaultParagraphFont"/>
    <w:link w:val="CommentText"/>
    <w:uiPriority w:val="99"/>
    <w:rsid w:val="001B0889"/>
    <w:rPr>
      <w:rFonts w:ascii="Times New Roman" w:eastAsia="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1B0889"/>
    <w:rPr>
      <w:b/>
      <w:bCs/>
    </w:rPr>
  </w:style>
  <w:style w:type="character" w:customStyle="1" w:styleId="CommentSubjectChar">
    <w:name w:val="Comment Subject Char"/>
    <w:basedOn w:val="CommentTextChar"/>
    <w:link w:val="CommentSubject"/>
    <w:uiPriority w:val="99"/>
    <w:semiHidden/>
    <w:rsid w:val="001B0889"/>
    <w:rPr>
      <w:rFonts w:ascii="Times New Roman" w:eastAsia="Times New Roman" w:hAnsi="Times New Roman" w:cs="Times New Roman"/>
      <w:b/>
      <w:bCs/>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776401">
      <w:bodyDiv w:val="1"/>
      <w:marLeft w:val="0"/>
      <w:marRight w:val="0"/>
      <w:marTop w:val="0"/>
      <w:marBottom w:val="0"/>
      <w:divBdr>
        <w:top w:val="none" w:sz="0" w:space="0" w:color="auto"/>
        <w:left w:val="none" w:sz="0" w:space="0" w:color="auto"/>
        <w:bottom w:val="none" w:sz="0" w:space="0" w:color="auto"/>
        <w:right w:val="none" w:sz="0" w:space="0" w:color="auto"/>
      </w:divBdr>
    </w:div>
    <w:div w:id="1143935791">
      <w:bodyDiv w:val="1"/>
      <w:marLeft w:val="0"/>
      <w:marRight w:val="0"/>
      <w:marTop w:val="0"/>
      <w:marBottom w:val="0"/>
      <w:divBdr>
        <w:top w:val="none" w:sz="0" w:space="0" w:color="auto"/>
        <w:left w:val="none" w:sz="0" w:space="0" w:color="auto"/>
        <w:bottom w:val="none" w:sz="0" w:space="0" w:color="auto"/>
        <w:right w:val="none" w:sz="0" w:space="0" w:color="auto"/>
      </w:divBdr>
    </w:div>
    <w:div w:id="1468625904">
      <w:bodyDiv w:val="1"/>
      <w:marLeft w:val="0"/>
      <w:marRight w:val="0"/>
      <w:marTop w:val="0"/>
      <w:marBottom w:val="0"/>
      <w:divBdr>
        <w:top w:val="none" w:sz="0" w:space="0" w:color="auto"/>
        <w:left w:val="none" w:sz="0" w:space="0" w:color="auto"/>
        <w:bottom w:val="none" w:sz="0" w:space="0" w:color="auto"/>
        <w:right w:val="none" w:sz="0" w:space="0" w:color="auto"/>
      </w:divBdr>
    </w:div>
    <w:div w:id="1568684586">
      <w:bodyDiv w:val="1"/>
      <w:marLeft w:val="0"/>
      <w:marRight w:val="0"/>
      <w:marTop w:val="0"/>
      <w:marBottom w:val="0"/>
      <w:divBdr>
        <w:top w:val="none" w:sz="0" w:space="0" w:color="auto"/>
        <w:left w:val="none" w:sz="0" w:space="0" w:color="auto"/>
        <w:bottom w:val="none" w:sz="0" w:space="0" w:color="auto"/>
        <w:right w:val="none" w:sz="0" w:space="0" w:color="auto"/>
      </w:divBdr>
    </w:div>
    <w:div w:id="1587222806">
      <w:bodyDiv w:val="1"/>
      <w:marLeft w:val="0"/>
      <w:marRight w:val="0"/>
      <w:marTop w:val="0"/>
      <w:marBottom w:val="0"/>
      <w:divBdr>
        <w:top w:val="none" w:sz="0" w:space="0" w:color="auto"/>
        <w:left w:val="none" w:sz="0" w:space="0" w:color="auto"/>
        <w:bottom w:val="none" w:sz="0" w:space="0" w:color="auto"/>
        <w:right w:val="none" w:sz="0" w:space="0" w:color="auto"/>
      </w:divBdr>
    </w:div>
    <w:div w:id="17639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979402B76C842911214342909CFB7" ma:contentTypeVersion="12" ma:contentTypeDescription="Create a new document." ma:contentTypeScope="" ma:versionID="14b3245ee962eaf84d063853a9f7c71d">
  <xsd:schema xmlns:xsd="http://www.w3.org/2001/XMLSchema" xmlns:xs="http://www.w3.org/2001/XMLSchema" xmlns:p="http://schemas.microsoft.com/office/2006/metadata/properties" xmlns:ns2="ec0a133a-5538-47f0-b3a8-f037a96339ef" targetNamespace="http://schemas.microsoft.com/office/2006/metadata/properties" ma:root="true" ma:fieldsID="a77aa47bf0d5663d0f95e6c5dd502486" ns2:_="">
    <xsd:import namespace="ec0a133a-5538-47f0-b3a8-f037a96339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0a133a-5538-47f0-b3a8-f037a9633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fc3833c-dd2d-4282-b5cd-6fff9d8a9778"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c0a133a-5538-47f0-b3a8-f037a96339e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CE0DC-8D95-4CF1-94FC-8CDC018B60A9}">
  <ds:schemaRefs>
    <ds:schemaRef ds:uri="http://schemas.microsoft.com/sharepoint/v3/contenttype/forms"/>
  </ds:schemaRefs>
</ds:datastoreItem>
</file>

<file path=customXml/itemProps2.xml><?xml version="1.0" encoding="utf-8"?>
<ds:datastoreItem xmlns:ds="http://schemas.openxmlformats.org/officeDocument/2006/customXml" ds:itemID="{7727C978-8555-423A-8820-4010DD6F7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0a133a-5538-47f0-b3a8-f037a9633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79184A-A6B6-47AA-A107-82ADEE5B6EDA}">
  <ds:schemaRefs>
    <ds:schemaRef ds:uri="http://schemas.microsoft.com/office/2006/metadata/properties"/>
    <ds:schemaRef ds:uri="http://schemas.microsoft.com/office/infopath/2007/PartnerControls"/>
    <ds:schemaRef ds:uri="ec0a133a-5538-47f0-b3a8-f037a96339ef"/>
  </ds:schemaRefs>
</ds:datastoreItem>
</file>

<file path=customXml/itemProps4.xml><?xml version="1.0" encoding="utf-8"?>
<ds:datastoreItem xmlns:ds="http://schemas.openxmlformats.org/officeDocument/2006/customXml" ds:itemID="{1D427D09-47CB-4D9B-9459-008D583C9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dc:creator>
  <cp:keywords/>
  <dc:description/>
  <cp:lastModifiedBy>Đoàn Thanh Huy (PV GAS Trading)</cp:lastModifiedBy>
  <cp:revision>2</cp:revision>
  <cp:lastPrinted>2026-10-20T08:52:00Z</cp:lastPrinted>
  <dcterms:created xsi:type="dcterms:W3CDTF">2026-10-27T07:49:00Z</dcterms:created>
  <dcterms:modified xsi:type="dcterms:W3CDTF">2026-10-27T07:49:00Z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0x0101004C8979402B76C842911214342909CFB7</vt:lpwstr>
  </property>
</Properties>
</file>